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E834B" w14:textId="77777777" w:rsidR="0007265A" w:rsidRDefault="008441D1">
      <w:pPr>
        <w:spacing w:before="280" w:after="280"/>
        <w:rPr>
          <w:rFonts w:ascii="Quattrocento Sans" w:eastAsia="Quattrocento Sans" w:hAnsi="Quattrocento Sans" w:cs="Quattrocento Sans"/>
          <w:b/>
          <w:bCs/>
          <w:sz w:val="48"/>
          <w:szCs w:val="48"/>
        </w:rPr>
      </w:pPr>
      <w:r>
        <w:rPr>
          <w:rFonts w:ascii="Quattrocento Sans" w:eastAsia="Quattrocento Sans" w:hAnsi="Quattrocento Sans" w:cs="Quattrocento Sans"/>
          <w:b/>
          <w:bCs/>
          <w:sz w:val="48"/>
          <w:szCs w:val="48"/>
        </w:rPr>
        <w:t>Who We Are</w:t>
      </w:r>
    </w:p>
    <w:p w14:paraId="7C8E834C" w14:textId="77777777" w:rsidR="0007265A" w:rsidRDefault="008441D1">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Spatial Corps</w:t>
      </w:r>
    </w:p>
    <w:p w14:paraId="7C8E834D" w14:textId="77777777" w:rsidR="0007265A" w:rsidRDefault="008441D1" w:rsidP="006B5C45">
      <w:pPr>
        <w:spacing w:before="280" w:after="280"/>
        <w:jc w:val="both"/>
        <w:rPr>
          <w:rFonts w:ascii="Quattrocento Sans" w:eastAsia="Quattrocento Sans" w:hAnsi="Quattrocento Sans" w:cs="Quattrocento Sans"/>
          <w:sz w:val="21"/>
          <w:szCs w:val="21"/>
        </w:rPr>
      </w:pPr>
      <w:sdt>
        <w:sdtPr>
          <w:tag w:val="goog_rdk_0"/>
          <w:id w:val="-1429740620"/>
        </w:sdtPr>
        <w:sdtEndPr/>
        <w:sdtContent/>
      </w:sdt>
      <w:r>
        <w:rPr>
          <w:rFonts w:ascii="Quattrocento Sans" w:eastAsia="Quattrocento Sans" w:hAnsi="Quattrocento Sans" w:cs="Quattrocento Sans"/>
          <w:b/>
          <w:bCs/>
          <w:sz w:val="21"/>
          <w:szCs w:val="21"/>
        </w:rPr>
        <w:t>Audio solutions empowering people</w:t>
      </w:r>
    </w:p>
    <w:p w14:paraId="7C8E834E" w14:textId="77777777" w:rsidR="0007265A" w:rsidRDefault="008441D1" w:rsidP="006B5C45">
      <w:pPr>
        <w:spacing w:before="280" w:after="280"/>
        <w:jc w:val="both"/>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Spatial Corps was born from a long-standing friendship and a shared obsession: music, DJ culture, sound systems, and the art of shaping unforgettable audio experiences.</w:t>
      </w:r>
    </w:p>
    <w:p w14:paraId="7C8E834F" w14:textId="77777777" w:rsidR="0007265A" w:rsidRDefault="008441D1" w:rsidP="006B5C45">
      <w:pPr>
        <w:spacing w:before="280" w:after="280"/>
        <w:jc w:val="both"/>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We are a technology-driven company founded by two lifelong friends who met in high school and grew up immersed in club culture, sound engineering, and live performance. What brings us together is not only passion—but years of hands-on experience, curiosity, and a relentless desire to push audio beyond its conventional limits.</w:t>
      </w:r>
    </w:p>
    <w:p w14:paraId="7C8E8350" w14:textId="77777777" w:rsidR="0007265A" w:rsidRDefault="008441D1" w:rsidP="006B5C45">
      <w:pPr>
        <w:spacing w:before="280" w:after="280"/>
        <w:rPr>
          <w:rFonts w:ascii="Quattrocento Sans" w:eastAsia="Quattrocento Sans" w:hAnsi="Quattrocento Sans" w:cs="Quattrocento Sans"/>
          <w:b/>
          <w:bCs/>
          <w:sz w:val="27"/>
          <w:szCs w:val="27"/>
        </w:rPr>
      </w:pPr>
      <w:r>
        <w:rPr>
          <w:rFonts w:ascii="Quattrocento Sans" w:eastAsia="Quattrocento Sans" w:hAnsi="Quattrocento Sans" w:cs="Quattrocento Sans"/>
          <w:b/>
          <w:bCs/>
          <w:sz w:val="27"/>
          <w:szCs w:val="27"/>
        </w:rPr>
        <w:t xml:space="preserve">From </w:t>
      </w:r>
      <w:proofErr w:type="gramStart"/>
      <w:r>
        <w:rPr>
          <w:rFonts w:ascii="Quattrocento Sans" w:eastAsia="Quattrocento Sans" w:hAnsi="Quattrocento Sans" w:cs="Quattrocento Sans"/>
          <w:b/>
          <w:bCs/>
          <w:sz w:val="27"/>
          <w:szCs w:val="27"/>
        </w:rPr>
        <w:t>the experience</w:t>
      </w:r>
      <w:proofErr w:type="gramEnd"/>
      <w:r>
        <w:rPr>
          <w:rFonts w:ascii="Quattrocento Sans" w:eastAsia="Quattrocento Sans" w:hAnsi="Quattrocento Sans" w:cs="Quattrocento Sans"/>
          <w:b/>
          <w:bCs/>
          <w:sz w:val="27"/>
          <w:szCs w:val="27"/>
        </w:rPr>
        <w:t xml:space="preserve"> to </w:t>
      </w:r>
      <w:proofErr w:type="gramStart"/>
      <w:r>
        <w:rPr>
          <w:rFonts w:ascii="Quattrocento Sans" w:eastAsia="Quattrocento Sans" w:hAnsi="Quattrocento Sans" w:cs="Quattrocento Sans"/>
          <w:b/>
          <w:bCs/>
          <w:sz w:val="27"/>
          <w:szCs w:val="27"/>
        </w:rPr>
        <w:t>the solution</w:t>
      </w:r>
      <w:proofErr w:type="gramEnd"/>
    </w:p>
    <w:p w14:paraId="7C8E8353" w14:textId="77777777" w:rsidR="0007265A" w:rsidRPr="00D33D5D" w:rsidRDefault="008441D1" w:rsidP="006B5C45">
      <w:pPr>
        <w:spacing w:before="280" w:after="280"/>
        <w:jc w:val="both"/>
        <w:rPr>
          <w:rFonts w:ascii="Quattrocento Sans" w:eastAsia="Quattrocento Sans" w:hAnsi="Quattrocento Sans" w:cs="Quattrocento Sans"/>
          <w:sz w:val="21"/>
          <w:szCs w:val="21"/>
        </w:rPr>
      </w:pPr>
      <w:r w:rsidRPr="00D33D5D">
        <w:rPr>
          <w:rFonts w:ascii="Quattrocento Sans" w:eastAsia="Quattrocento Sans" w:hAnsi="Quattrocento Sans" w:cs="Quattrocento Sans"/>
          <w:sz w:val="21"/>
          <w:szCs w:val="21"/>
        </w:rPr>
        <w:t>For more than a decade, our founder and CEO has been responsible for the complete audio experience of one of the most renowned and historic clubs in Ibiza. Night after night, year after year, this role meant a single, uncompromising mission: deliver the best possible sound experience, every evening, for every crowd—using real-world equipment, real constraints, and real expectations.</w:t>
      </w:r>
    </w:p>
    <w:p w14:paraId="7C8E8354" w14:textId="77777777" w:rsidR="0007265A" w:rsidRPr="00D33D5D" w:rsidRDefault="008441D1" w:rsidP="006B5C45">
      <w:pPr>
        <w:spacing w:before="280" w:after="280"/>
        <w:jc w:val="both"/>
        <w:rPr>
          <w:rFonts w:ascii="Quattrocento Sans" w:eastAsia="Quattrocento Sans" w:hAnsi="Quattrocento Sans" w:cs="Quattrocento Sans"/>
          <w:sz w:val="21"/>
          <w:szCs w:val="21"/>
        </w:rPr>
      </w:pPr>
      <w:r w:rsidRPr="00D33D5D">
        <w:rPr>
          <w:rFonts w:ascii="Quattrocento Sans" w:eastAsia="Quattrocento Sans" w:hAnsi="Quattrocento Sans" w:cs="Quattrocento Sans"/>
          <w:sz w:val="21"/>
          <w:szCs w:val="21"/>
        </w:rPr>
        <w:t>That leadership is grounded in a much broader professional journey. Before and alongside his work in Ibiza, he spent years as a sound engineer working on concerts and large-scale live events, gaining first-hand experience in high-pressure performance environments where precision, reliability, and rhythm are non-negotiable. His background also includes engineering experience within one of the leading companies in electronic equipment manufacturing and audio engineering—bringing an industrial-grade understand</w:t>
      </w:r>
      <w:r w:rsidRPr="00D33D5D">
        <w:rPr>
          <w:rFonts w:ascii="Quattrocento Sans" w:eastAsia="Quattrocento Sans" w:hAnsi="Quattrocento Sans" w:cs="Quattrocento Sans"/>
          <w:sz w:val="21"/>
          <w:szCs w:val="21"/>
        </w:rPr>
        <w:t>ing of how professional systems are designed, built, and scaled.</w:t>
      </w:r>
    </w:p>
    <w:p w14:paraId="7C8E8355" w14:textId="77777777" w:rsidR="0007265A" w:rsidRPr="00D33D5D" w:rsidRDefault="008441D1" w:rsidP="006B5C45">
      <w:pPr>
        <w:spacing w:before="280" w:after="280"/>
        <w:jc w:val="both"/>
        <w:rPr>
          <w:rFonts w:ascii="Quattrocento Sans" w:eastAsia="Quattrocento Sans" w:hAnsi="Quattrocento Sans" w:cs="Quattrocento Sans"/>
          <w:sz w:val="21"/>
          <w:szCs w:val="21"/>
        </w:rPr>
      </w:pPr>
      <w:r w:rsidRPr="00D33D5D">
        <w:rPr>
          <w:rFonts w:ascii="Quattrocento Sans" w:eastAsia="Quattrocento Sans" w:hAnsi="Quattrocento Sans" w:cs="Quattrocento Sans"/>
          <w:sz w:val="21"/>
          <w:szCs w:val="21"/>
        </w:rPr>
        <w:t>Together with the company’s co-founder, he has also been directly involved in the design and construction of sound systems themselves—combining engineering rigor with artistic intent. This hands-on work goes far beyond technical expertise: it reflects a deep understanding of club culture, DJ workflows, audience perception, and the unspoken rules that determine when a sound system truly comes alive.</w:t>
      </w:r>
    </w:p>
    <w:p w14:paraId="7C8E8356" w14:textId="77777777" w:rsidR="0007265A" w:rsidRDefault="008441D1" w:rsidP="006B5C45">
      <w:pPr>
        <w:spacing w:before="280" w:after="280"/>
        <w:jc w:val="both"/>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 xml:space="preserve">Alongside him, the co-founder and General Manager </w:t>
      </w:r>
      <w:proofErr w:type="gramStart"/>
      <w:r>
        <w:rPr>
          <w:rFonts w:ascii="Quattrocento Sans" w:eastAsia="Quattrocento Sans" w:hAnsi="Quattrocento Sans" w:cs="Quattrocento Sans"/>
          <w:sz w:val="21"/>
          <w:szCs w:val="21"/>
        </w:rPr>
        <w:t>leads</w:t>
      </w:r>
      <w:proofErr w:type="gramEnd"/>
      <w:r>
        <w:rPr>
          <w:rFonts w:ascii="Quattrocento Sans" w:eastAsia="Quattrocento Sans" w:hAnsi="Quattrocento Sans" w:cs="Quattrocento Sans"/>
          <w:sz w:val="21"/>
          <w:szCs w:val="21"/>
        </w:rPr>
        <w:t xml:space="preserve"> the transformation from concept to company—turning years of practical knowledge into a scalable vision, a structured offering, and a sustainable business.</w:t>
      </w:r>
    </w:p>
    <w:p w14:paraId="7C8E8358" w14:textId="77777777" w:rsidR="0007265A" w:rsidRDefault="008441D1">
      <w:pPr>
        <w:spacing w:before="280" w:after="280"/>
        <w:rPr>
          <w:rFonts w:ascii="Quattrocento Sans" w:eastAsia="Quattrocento Sans" w:hAnsi="Quattrocento Sans" w:cs="Quattrocento Sans"/>
          <w:b/>
          <w:bCs/>
          <w:sz w:val="27"/>
          <w:szCs w:val="27"/>
        </w:rPr>
      </w:pPr>
      <w:r>
        <w:rPr>
          <w:rFonts w:ascii="Quattrocento Sans" w:eastAsia="Quattrocento Sans" w:hAnsi="Quattrocento Sans" w:cs="Quattrocento Sans"/>
          <w:b/>
          <w:bCs/>
          <w:sz w:val="27"/>
          <w:szCs w:val="27"/>
        </w:rPr>
        <w:t>Experience first. Technology as the enabler.</w:t>
      </w:r>
    </w:p>
    <w:p w14:paraId="7C8E8359" w14:textId="48E284A3" w:rsidR="0007265A" w:rsidRDefault="008441D1" w:rsidP="006B5C45">
      <w:pPr>
        <w:spacing w:before="280" w:after="280"/>
        <w:jc w:val="both"/>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Spatial Corps is built on a simple belief</w:t>
      </w:r>
      <w:r w:rsidR="006B5C45">
        <w:rPr>
          <w:rFonts w:ascii="Quattrocento Sans" w:eastAsia="Quattrocento Sans" w:hAnsi="Quattrocento Sans" w:cs="Quattrocento Sans"/>
          <w:sz w:val="21"/>
          <w:szCs w:val="21"/>
        </w:rPr>
        <w:t xml:space="preserve">: </w:t>
      </w:r>
      <w:r>
        <w:rPr>
          <w:rFonts w:ascii="Quattrocento Sans" w:eastAsia="Quattrocento Sans" w:hAnsi="Quattrocento Sans" w:cs="Quattrocento Sans"/>
          <w:b/>
          <w:bCs/>
          <w:sz w:val="21"/>
          <w:szCs w:val="21"/>
        </w:rPr>
        <w:t xml:space="preserve">extraordinary audio does not start with buying more </w:t>
      </w:r>
      <w:proofErr w:type="gramStart"/>
      <w:r>
        <w:rPr>
          <w:rFonts w:ascii="Quattrocento Sans" w:eastAsia="Quattrocento Sans" w:hAnsi="Quattrocento Sans" w:cs="Quattrocento Sans"/>
          <w:b/>
          <w:bCs/>
          <w:sz w:val="21"/>
          <w:szCs w:val="21"/>
        </w:rPr>
        <w:t>hardware—</w:t>
      </w:r>
      <w:proofErr w:type="gramEnd"/>
      <w:r>
        <w:rPr>
          <w:rFonts w:ascii="Quattrocento Sans" w:eastAsia="Quattrocento Sans" w:hAnsi="Quattrocento Sans" w:cs="Quattrocento Sans"/>
          <w:b/>
          <w:bCs/>
          <w:sz w:val="21"/>
          <w:szCs w:val="21"/>
        </w:rPr>
        <w:t>it starts with mastering what you already have.</w:t>
      </w:r>
    </w:p>
    <w:p w14:paraId="7C8E835A" w14:textId="7AD0D5F6" w:rsidR="0007265A" w:rsidRDefault="008441D1" w:rsidP="006B5C45">
      <w:pPr>
        <w:spacing w:before="280" w:after="280"/>
        <w:jc w:val="both"/>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 xml:space="preserve">Our shared vision is to leverage real-world experience from the most demanding performance environments and turn it into </w:t>
      </w:r>
      <w:sdt>
        <w:sdtPr>
          <w:tag w:val="goog_rdk_3"/>
          <w:id w:val="1382469470"/>
        </w:sdtPr>
        <w:sdtEndPr/>
        <w:sdtContent/>
      </w:sdt>
      <w:r w:rsidR="00D33D5D">
        <w:rPr>
          <w:rFonts w:ascii="Quattrocento Sans" w:eastAsia="Quattrocento Sans" w:hAnsi="Quattrocento Sans" w:cs="Quattrocento Sans"/>
          <w:sz w:val="21"/>
          <w:szCs w:val="21"/>
        </w:rPr>
        <w:t>solutions</w:t>
      </w:r>
      <w:r>
        <w:rPr>
          <w:rFonts w:ascii="Quattrocento Sans" w:eastAsia="Quattrocento Sans" w:hAnsi="Quattrocento Sans" w:cs="Quattrocento Sans"/>
          <w:sz w:val="21"/>
          <w:szCs w:val="21"/>
        </w:rPr>
        <w:t xml:space="preserve"> that empowers people. Software that helps audio professionals, enthusiasts, and creatives fully understand, control, and push their audio systems to their true potential.</w:t>
      </w:r>
    </w:p>
    <w:p w14:paraId="7C8E835B" w14:textId="77777777" w:rsidR="0007265A" w:rsidRDefault="008441D1" w:rsidP="006B5C45">
      <w:pPr>
        <w:spacing w:before="280" w:after="280"/>
        <w:jc w:val="both"/>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This is where Spatial Corps operates.</w:t>
      </w:r>
      <w:sdt>
        <w:sdtPr>
          <w:tag w:val="goog_rdk_4"/>
          <w:id w:val="-54983182"/>
        </w:sdtPr>
        <w:sdtEndPr/>
        <w:sdtContent/>
      </w:sdt>
      <w:r>
        <w:rPr>
          <w:rFonts w:ascii="Quattrocento Sans" w:eastAsia="Quattrocento Sans" w:hAnsi="Quattrocento Sans" w:cs="Quattrocento Sans"/>
          <w:sz w:val="21"/>
          <w:szCs w:val="21"/>
        </w:rPr>
        <w:t>.</w:t>
      </w:r>
    </w:p>
    <w:p w14:paraId="7C8E835C" w14:textId="77777777" w:rsidR="0007265A" w:rsidRDefault="008441D1">
      <w:pPr>
        <w:spacing w:before="280" w:after="280"/>
        <w:rPr>
          <w:rFonts w:ascii="Quattrocento Sans" w:eastAsia="Quattrocento Sans" w:hAnsi="Quattrocento Sans" w:cs="Quattrocento Sans"/>
          <w:b/>
          <w:bCs/>
          <w:sz w:val="27"/>
          <w:szCs w:val="27"/>
        </w:rPr>
      </w:pPr>
      <w:r>
        <w:rPr>
          <w:rFonts w:ascii="Quattrocento Sans" w:eastAsia="Quattrocento Sans" w:hAnsi="Quattrocento Sans" w:cs="Quattrocento Sans"/>
          <w:b/>
          <w:bCs/>
          <w:sz w:val="27"/>
          <w:szCs w:val="27"/>
        </w:rPr>
        <w:lastRenderedPageBreak/>
        <w:t xml:space="preserve">Our </w:t>
      </w:r>
      <w:proofErr w:type="gramStart"/>
      <w:r>
        <w:rPr>
          <w:rFonts w:ascii="Quattrocento Sans" w:eastAsia="Quattrocento Sans" w:hAnsi="Quattrocento Sans" w:cs="Quattrocento Sans"/>
          <w:b/>
          <w:bCs/>
          <w:sz w:val="27"/>
          <w:szCs w:val="27"/>
        </w:rPr>
        <w:t>ultimate goal</w:t>
      </w:r>
      <w:proofErr w:type="gramEnd"/>
    </w:p>
    <w:p w14:paraId="7C8E835D" w14:textId="77777777" w:rsidR="0007265A" w:rsidRDefault="008441D1" w:rsidP="00C85C0C">
      <w:pPr>
        <w:spacing w:before="280" w:after="280"/>
        <w:jc w:val="both"/>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At the core of everything we do is the listener.</w:t>
      </w:r>
    </w:p>
    <w:p w14:paraId="7C8E835E" w14:textId="77777777" w:rsidR="0007265A" w:rsidRDefault="008441D1" w:rsidP="00C85C0C">
      <w:pPr>
        <w:spacing w:before="280" w:after="280"/>
        <w:jc w:val="both"/>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 xml:space="preserve">Whether on a packed </w:t>
      </w:r>
      <w:proofErr w:type="gramStart"/>
      <w:r>
        <w:rPr>
          <w:rFonts w:ascii="Quattrocento Sans" w:eastAsia="Quattrocento Sans" w:hAnsi="Quattrocento Sans" w:cs="Quattrocento Sans"/>
          <w:sz w:val="21"/>
          <w:szCs w:val="21"/>
        </w:rPr>
        <w:t>dancefloor</w:t>
      </w:r>
      <w:proofErr w:type="gramEnd"/>
      <w:r>
        <w:rPr>
          <w:rFonts w:ascii="Quattrocento Sans" w:eastAsia="Quattrocento Sans" w:hAnsi="Quattrocento Sans" w:cs="Quattrocento Sans"/>
          <w:sz w:val="21"/>
          <w:szCs w:val="21"/>
        </w:rPr>
        <w:t xml:space="preserve">, inside a club, or within an immersive environment, our mission is to enable </w:t>
      </w:r>
      <w:r>
        <w:rPr>
          <w:rFonts w:ascii="Quattrocento Sans" w:eastAsia="Quattrocento Sans" w:hAnsi="Quattrocento Sans" w:cs="Quattrocento Sans"/>
          <w:b/>
          <w:bCs/>
          <w:sz w:val="21"/>
          <w:szCs w:val="21"/>
        </w:rPr>
        <w:t xml:space="preserve">deep, immersive, and emotionally powerful </w:t>
      </w:r>
      <w:proofErr w:type="gramStart"/>
      <w:r>
        <w:rPr>
          <w:rFonts w:ascii="Quattrocento Sans" w:eastAsia="Quattrocento Sans" w:hAnsi="Quattrocento Sans" w:cs="Quattrocento Sans"/>
          <w:b/>
          <w:bCs/>
          <w:sz w:val="21"/>
          <w:szCs w:val="21"/>
        </w:rPr>
        <w:t>audio experiences</w:t>
      </w:r>
      <w:r>
        <w:rPr>
          <w:rFonts w:ascii="Quattrocento Sans" w:eastAsia="Quattrocento Sans" w:hAnsi="Quattrocento Sans" w:cs="Quattrocento Sans"/>
          <w:sz w:val="21"/>
          <w:szCs w:val="21"/>
        </w:rPr>
        <w:t>—</w:t>
      </w:r>
      <w:proofErr w:type="gramEnd"/>
      <w:r>
        <w:rPr>
          <w:rFonts w:ascii="Quattrocento Sans" w:eastAsia="Quattrocento Sans" w:hAnsi="Quattrocento Sans" w:cs="Quattrocento Sans"/>
          <w:sz w:val="21"/>
          <w:szCs w:val="21"/>
        </w:rPr>
        <w:t>experiences that move people, elevate music, and transform space into something unforgettable.</w:t>
      </w:r>
    </w:p>
    <w:p w14:paraId="7C8E835F" w14:textId="77777777" w:rsidR="0007265A" w:rsidRDefault="008441D1" w:rsidP="00C85C0C">
      <w:pPr>
        <w:spacing w:before="280" w:after="280"/>
        <w:jc w:val="both"/>
        <w:rPr>
          <w:b/>
          <w:bCs/>
        </w:rPr>
      </w:pPr>
      <w:r>
        <w:rPr>
          <w:rFonts w:ascii="Quattrocento Sans" w:eastAsia="Quattrocento Sans" w:hAnsi="Quattrocento Sans" w:cs="Quattrocento Sans"/>
          <w:sz w:val="21"/>
          <w:szCs w:val="21"/>
        </w:rPr>
        <w:t>Spatial Corps exists to give creators and operators the tools to shape sound with intention, precision, and freedom—and to ensure that, in the end, the audience always feels it.</w:t>
      </w:r>
    </w:p>
    <w:p w14:paraId="7C8E8361" w14:textId="77777777" w:rsidR="0007265A" w:rsidRDefault="008441D1">
      <w:pPr>
        <w:spacing w:before="280" w:after="280"/>
        <w:rPr>
          <w:rFonts w:ascii="Quattrocento Sans" w:eastAsia="Quattrocento Sans" w:hAnsi="Quattrocento Sans" w:cs="Quattrocento Sans"/>
          <w:b/>
          <w:bCs/>
          <w:sz w:val="48"/>
          <w:szCs w:val="48"/>
        </w:rPr>
      </w:pPr>
      <w:r>
        <w:rPr>
          <w:rFonts w:ascii="Quattrocento Sans" w:eastAsia="Quattrocento Sans" w:hAnsi="Quattrocento Sans" w:cs="Quattrocento Sans"/>
          <w:b/>
          <w:bCs/>
          <w:sz w:val="48"/>
          <w:szCs w:val="48"/>
        </w:rPr>
        <w:t>Our Technologies</w:t>
      </w:r>
    </w:p>
    <w:p w14:paraId="7C8E8362" w14:textId="77777777" w:rsidR="0007265A" w:rsidRDefault="008441D1">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Bringing the Ibiza Sound Experience Anywhere</w:t>
      </w:r>
    </w:p>
    <w:p w14:paraId="7C8E8363" w14:textId="0930588E" w:rsidR="0007265A" w:rsidRDefault="008441D1" w:rsidP="00C85C0C">
      <w:pPr>
        <w:spacing w:before="280" w:after="280"/>
        <w:jc w:val="both"/>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At Spatial Corps, our technologies are designed with a clear purpose:</w:t>
      </w:r>
      <w:r w:rsidR="00C85C0C">
        <w:rPr>
          <w:rFonts w:ascii="Quattrocento Sans" w:eastAsia="Quattrocento Sans" w:hAnsi="Quattrocento Sans" w:cs="Quattrocento Sans"/>
          <w:sz w:val="21"/>
          <w:szCs w:val="21"/>
        </w:rPr>
        <w:t xml:space="preserve"> </w:t>
      </w:r>
      <w:r>
        <w:rPr>
          <w:rFonts w:ascii="Quattrocento Sans" w:eastAsia="Quattrocento Sans" w:hAnsi="Quattrocento Sans" w:cs="Quattrocento Sans"/>
          <w:sz w:val="21"/>
          <w:szCs w:val="21"/>
        </w:rPr>
        <w:t xml:space="preserve">to elevate existing audio systems into immersive, spatial experiences worthy of the world’s most iconic clubs—without the complexity, disruption, or prohibitive investments traditionally associated with </w:t>
      </w:r>
      <w:r w:rsidRPr="00C85C0C">
        <w:rPr>
          <w:rFonts w:ascii="Quattrocento Sans" w:eastAsia="Quattrocento Sans" w:hAnsi="Quattrocento Sans" w:cs="Quattrocento Sans"/>
          <w:sz w:val="21"/>
          <w:szCs w:val="21"/>
        </w:rPr>
        <w:t>other</w:t>
      </w:r>
      <w:sdt>
        <w:sdtPr>
          <w:rPr>
            <w:rFonts w:ascii="Quattrocento Sans" w:eastAsia="Quattrocento Sans" w:hAnsi="Quattrocento Sans" w:cs="Quattrocento Sans"/>
            <w:sz w:val="21"/>
            <w:szCs w:val="21"/>
          </w:rPr>
          <w:tag w:val="goog_rdk_5"/>
          <w:id w:val="438813105"/>
        </w:sdtPr>
        <w:sdtEndPr/>
        <w:sdtContent/>
      </w:sdt>
      <w:r w:rsidRPr="00C85C0C">
        <w:rPr>
          <w:rFonts w:ascii="Quattrocento Sans" w:eastAsia="Quattrocento Sans" w:hAnsi="Quattrocento Sans" w:cs="Quattrocento Sans"/>
          <w:sz w:val="21"/>
          <w:szCs w:val="21"/>
        </w:rPr>
        <w:t xml:space="preserve"> </w:t>
      </w:r>
      <w:r>
        <w:rPr>
          <w:rFonts w:ascii="Quattrocento Sans" w:eastAsia="Quattrocento Sans" w:hAnsi="Quattrocento Sans" w:cs="Quattrocento Sans"/>
          <w:sz w:val="21"/>
          <w:szCs w:val="21"/>
        </w:rPr>
        <w:t>solutions.</w:t>
      </w:r>
    </w:p>
    <w:p w14:paraId="7C8E8368" w14:textId="6DC0ED5A" w:rsidR="0007265A" w:rsidRDefault="008441D1" w:rsidP="00C85C0C">
      <w:pPr>
        <w:spacing w:before="280" w:after="280"/>
        <w:jc w:val="both"/>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 xml:space="preserve">Born inside real clubs and refined through years of live operation, our technology stack combines advanced software, intelligent algorithms, and carefully selected hardware to deliver </w:t>
      </w:r>
      <w:r>
        <w:rPr>
          <w:rFonts w:ascii="Quattrocento Sans" w:eastAsia="Quattrocento Sans" w:hAnsi="Quattrocento Sans" w:cs="Quattrocento Sans"/>
          <w:b/>
          <w:bCs/>
          <w:sz w:val="21"/>
          <w:szCs w:val="21"/>
        </w:rPr>
        <w:t>intuitive, reliable, and professional-grade spatial audio</w:t>
      </w:r>
      <w:r>
        <w:rPr>
          <w:rFonts w:ascii="Quattrocento Sans" w:eastAsia="Quattrocento Sans" w:hAnsi="Quattrocento Sans" w:cs="Quattrocento Sans"/>
          <w:sz w:val="21"/>
          <w:szCs w:val="21"/>
        </w:rPr>
        <w:t>—accessible to venues and artists everywhere.</w:t>
      </w:r>
    </w:p>
    <w:p w14:paraId="7C8E8369" w14:textId="77777777" w:rsidR="0007265A" w:rsidRDefault="008441D1">
      <w:pPr>
        <w:spacing w:after="0"/>
        <w:rPr>
          <w:rFonts w:ascii="Quattrocento Sans" w:eastAsia="Quattrocento Sans" w:hAnsi="Quattrocento Sans" w:cs="Quattrocento Sans"/>
          <w:sz w:val="21"/>
          <w:szCs w:val="21"/>
        </w:rPr>
      </w:pPr>
      <w:r>
        <w:pict w14:anchorId="7C8E84C1">
          <v:rect id="_x0000_i1025" style="width:0;height:1.5pt" o:hralign="center" o:hrstd="t" o:hr="t" fillcolor="#a0a0a0" stroked="f"/>
        </w:pict>
      </w:r>
    </w:p>
    <w:p w14:paraId="7C8E836A" w14:textId="77777777" w:rsidR="0007265A" w:rsidRDefault="008441D1">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Built on Five Core Principles</w:t>
      </w:r>
    </w:p>
    <w:p w14:paraId="7C8E836B"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Everything we build is guided by five non-negotiable pillars:</w:t>
      </w:r>
    </w:p>
    <w:p w14:paraId="7C8E836C" w14:textId="77777777" w:rsidR="0007265A" w:rsidRDefault="008441D1">
      <w:pPr>
        <w:numPr>
          <w:ilvl w:val="0"/>
          <w:numId w:val="25"/>
        </w:numPr>
        <w:spacing w:before="280" w:after="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Intuitive</w:t>
      </w:r>
      <w:r>
        <w:rPr>
          <w:rFonts w:ascii="Quattrocento Sans" w:eastAsia="Quattrocento Sans" w:hAnsi="Quattrocento Sans" w:cs="Quattrocento Sans"/>
          <w:sz w:val="21"/>
          <w:szCs w:val="21"/>
        </w:rPr>
        <w:t xml:space="preserve"> – Designed to be understood and used quickly</w:t>
      </w:r>
      <w:sdt>
        <w:sdtPr>
          <w:tag w:val="goog_rdk_6"/>
          <w:id w:val="-1977789951"/>
        </w:sdtPr>
        <w:sdtEndPr/>
        <w:sdtContent/>
      </w:sdt>
      <w:r>
        <w:rPr>
          <w:rFonts w:ascii="Quattrocento Sans" w:eastAsia="Quattrocento Sans" w:hAnsi="Quattrocento Sans" w:cs="Quattrocento Sans"/>
          <w:sz w:val="21"/>
          <w:szCs w:val="21"/>
        </w:rPr>
        <w:t xml:space="preserve">, </w:t>
      </w:r>
    </w:p>
    <w:p w14:paraId="7C8E836D" w14:textId="77777777" w:rsidR="0007265A" w:rsidRDefault="008441D1">
      <w:pPr>
        <w:numPr>
          <w:ilvl w:val="0"/>
          <w:numId w:val="25"/>
        </w:numPr>
        <w:spacing w:after="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Efficient</w:t>
      </w:r>
      <w:r>
        <w:rPr>
          <w:rFonts w:ascii="Quattrocento Sans" w:eastAsia="Quattrocento Sans" w:hAnsi="Quattrocento Sans" w:cs="Quattrocento Sans"/>
          <w:sz w:val="21"/>
          <w:szCs w:val="21"/>
        </w:rPr>
        <w:t xml:space="preserve"> – Maximum impact from existing infrastructure</w:t>
      </w:r>
    </w:p>
    <w:p w14:paraId="7C8E836E" w14:textId="77777777" w:rsidR="0007265A" w:rsidRDefault="008441D1">
      <w:pPr>
        <w:numPr>
          <w:ilvl w:val="0"/>
          <w:numId w:val="25"/>
        </w:numPr>
        <w:spacing w:after="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Convenient</w:t>
      </w:r>
      <w:r>
        <w:rPr>
          <w:rFonts w:ascii="Quattrocento Sans" w:eastAsia="Quattrocento Sans" w:hAnsi="Quattrocento Sans" w:cs="Quattrocento Sans"/>
          <w:sz w:val="21"/>
          <w:szCs w:val="21"/>
        </w:rPr>
        <w:t xml:space="preserve"> – Easy to operate,</w:t>
      </w:r>
      <w:sdt>
        <w:sdtPr>
          <w:rPr>
            <w:rFonts w:ascii="Quattrocento Sans" w:eastAsia="Quattrocento Sans" w:hAnsi="Quattrocento Sans" w:cs="Quattrocento Sans"/>
            <w:sz w:val="21"/>
            <w:szCs w:val="21"/>
          </w:rPr>
          <w:tag w:val="goog_rdk_7"/>
          <w:id w:val="-178904727"/>
        </w:sdtPr>
        <w:sdtEndPr/>
        <w:sdtContent/>
      </w:sdt>
      <w:r>
        <w:rPr>
          <w:rFonts w:ascii="Quattrocento Sans" w:eastAsia="Quattrocento Sans" w:hAnsi="Quattrocento Sans" w:cs="Quattrocento Sans"/>
          <w:sz w:val="21"/>
          <w:szCs w:val="21"/>
        </w:rPr>
        <w:t xml:space="preserve"> </w:t>
      </w:r>
      <w:r w:rsidRPr="00D33D5D">
        <w:rPr>
          <w:rFonts w:ascii="Quattrocento Sans" w:eastAsia="Quattrocento Sans" w:hAnsi="Quattrocento Sans" w:cs="Quattrocento Sans"/>
          <w:sz w:val="21"/>
          <w:szCs w:val="21"/>
        </w:rPr>
        <w:t>setup</w:t>
      </w:r>
      <w:r>
        <w:rPr>
          <w:rFonts w:ascii="Quattrocento Sans" w:eastAsia="Quattrocento Sans" w:hAnsi="Quattrocento Sans" w:cs="Quattrocento Sans"/>
          <w:sz w:val="21"/>
          <w:szCs w:val="21"/>
        </w:rPr>
        <w:t>, and maintain</w:t>
      </w:r>
    </w:p>
    <w:p w14:paraId="7C8E836F" w14:textId="77777777" w:rsidR="0007265A" w:rsidRDefault="008441D1">
      <w:pPr>
        <w:numPr>
          <w:ilvl w:val="0"/>
          <w:numId w:val="25"/>
        </w:numPr>
        <w:spacing w:after="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Reliable</w:t>
      </w:r>
      <w:r>
        <w:rPr>
          <w:rFonts w:ascii="Quattrocento Sans" w:eastAsia="Quattrocento Sans" w:hAnsi="Quattrocento Sans" w:cs="Quattrocento Sans"/>
          <w:sz w:val="21"/>
          <w:szCs w:val="21"/>
        </w:rPr>
        <w:t xml:space="preserve"> – Engineered for night-after-night professional use</w:t>
      </w:r>
    </w:p>
    <w:p w14:paraId="7C8E8370" w14:textId="77777777" w:rsidR="0007265A" w:rsidRDefault="008441D1">
      <w:pPr>
        <w:numPr>
          <w:ilvl w:val="0"/>
          <w:numId w:val="25"/>
        </w:numPr>
        <w:spacing w:after="28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Top-quality</w:t>
      </w:r>
      <w:r>
        <w:rPr>
          <w:rFonts w:ascii="Quattrocento Sans" w:eastAsia="Quattrocento Sans" w:hAnsi="Quattrocento Sans" w:cs="Quattrocento Sans"/>
          <w:sz w:val="21"/>
          <w:szCs w:val="21"/>
        </w:rPr>
        <w:t xml:space="preserve"> – Sound precision worthy of premium club culture</w:t>
      </w:r>
    </w:p>
    <w:p w14:paraId="7C8E8371"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These principles ensure our technologies are not only powerful—but usable in real-world conditions.</w:t>
      </w:r>
    </w:p>
    <w:p w14:paraId="7C8E8372" w14:textId="77777777" w:rsidR="0007265A" w:rsidRDefault="008441D1">
      <w:pPr>
        <w:spacing w:after="0"/>
        <w:rPr>
          <w:rFonts w:ascii="Quattrocento Sans" w:eastAsia="Quattrocento Sans" w:hAnsi="Quattrocento Sans" w:cs="Quattrocento Sans"/>
          <w:sz w:val="21"/>
          <w:szCs w:val="21"/>
        </w:rPr>
      </w:pPr>
      <w:r>
        <w:pict w14:anchorId="7C8E84C2">
          <v:rect id="_x0000_i1026" style="width:0;height:1.5pt" o:hralign="center" o:hrstd="t" o:hr="t" fillcolor="#a0a0a0" stroked="f"/>
        </w:pict>
      </w:r>
    </w:p>
    <w:p w14:paraId="7C8E83A9" w14:textId="3BA3F173" w:rsidR="0007265A" w:rsidRPr="00D566E8" w:rsidRDefault="008441D1">
      <w:pPr>
        <w:spacing w:before="280" w:after="280"/>
        <w:rPr>
          <w:rFonts w:ascii="Quattrocento Sans" w:eastAsia="Quattrocento Sans" w:hAnsi="Quattrocento Sans" w:cs="Quattrocento Sans"/>
          <w:b/>
          <w:bCs/>
          <w:sz w:val="36"/>
          <w:szCs w:val="36"/>
        </w:rPr>
      </w:pPr>
      <w:sdt>
        <w:sdtPr>
          <w:tag w:val="goog_rdk_8"/>
          <w:id w:val="-1139527463"/>
        </w:sdtPr>
        <w:sdtEndPr/>
        <w:sdtContent/>
      </w:sdt>
      <w:r w:rsidRPr="00D566E8">
        <w:rPr>
          <w:rFonts w:ascii="Quattrocento Sans" w:eastAsia="Quattrocento Sans" w:hAnsi="Quattrocento Sans" w:cs="Quattrocento Sans"/>
          <w:b/>
          <w:bCs/>
          <w:sz w:val="36"/>
          <w:szCs w:val="36"/>
        </w:rPr>
        <w:t>S</w:t>
      </w:r>
      <w:r w:rsidRPr="00D566E8">
        <w:rPr>
          <w:rFonts w:ascii="Quattrocento Sans" w:eastAsia="Quattrocento Sans" w:hAnsi="Quattrocento Sans" w:cs="Quattrocento Sans"/>
          <w:b/>
          <w:bCs/>
          <w:sz w:val="36"/>
          <w:szCs w:val="36"/>
        </w:rPr>
        <w:t>patial Club Ecosystem</w:t>
      </w:r>
    </w:p>
    <w:p w14:paraId="7C8E83AA" w14:textId="77777777" w:rsidR="0007265A" w:rsidRPr="00D566E8" w:rsidRDefault="008441D1" w:rsidP="005E31F5">
      <w:pPr>
        <w:spacing w:before="280" w:after="280"/>
        <w:jc w:val="both"/>
        <w:rPr>
          <w:rFonts w:ascii="Quattrocento Sans" w:eastAsia="Quattrocento Sans" w:hAnsi="Quattrocento Sans" w:cs="Quattrocento Sans"/>
          <w:b/>
          <w:bCs/>
          <w:sz w:val="27"/>
          <w:szCs w:val="27"/>
        </w:rPr>
      </w:pPr>
      <w:r w:rsidRPr="00D566E8">
        <w:rPr>
          <w:rFonts w:ascii="Quattrocento Sans" w:eastAsia="Quattrocento Sans" w:hAnsi="Quattrocento Sans" w:cs="Quattrocento Sans"/>
          <w:b/>
          <w:bCs/>
          <w:sz w:val="27"/>
          <w:szCs w:val="27"/>
        </w:rPr>
        <w:t xml:space="preserve">Technology That Turns Sound </w:t>
      </w:r>
      <w:proofErr w:type="gramStart"/>
      <w:r w:rsidRPr="00D566E8">
        <w:rPr>
          <w:rFonts w:ascii="Quattrocento Sans" w:eastAsia="Quattrocento Sans" w:hAnsi="Quattrocento Sans" w:cs="Quattrocento Sans"/>
          <w:b/>
          <w:bCs/>
          <w:sz w:val="27"/>
          <w:szCs w:val="27"/>
        </w:rPr>
        <w:t>Into</w:t>
      </w:r>
      <w:proofErr w:type="gramEnd"/>
      <w:r w:rsidRPr="00D566E8">
        <w:rPr>
          <w:rFonts w:ascii="Quattrocento Sans" w:eastAsia="Quattrocento Sans" w:hAnsi="Quattrocento Sans" w:cs="Quattrocento Sans"/>
          <w:b/>
          <w:bCs/>
          <w:sz w:val="27"/>
          <w:szCs w:val="27"/>
        </w:rPr>
        <w:t xml:space="preserve"> Movement</w:t>
      </w:r>
    </w:p>
    <w:p w14:paraId="7C8E83AB" w14:textId="77777777" w:rsidR="0007265A" w:rsidRPr="00D566E8" w:rsidRDefault="008441D1" w:rsidP="005E31F5">
      <w:pPr>
        <w:spacing w:before="280" w:after="280"/>
        <w:jc w:val="both"/>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Spatial Club and Spatial DJ together form a unified ecosystem designed to transform traditional club sound systems into immersive, living audio environments.</w:t>
      </w:r>
    </w:p>
    <w:p w14:paraId="7C8E83AC" w14:textId="77777777" w:rsidR="0007265A" w:rsidRPr="00D566E8" w:rsidRDefault="008441D1" w:rsidP="005E31F5">
      <w:pPr>
        <w:spacing w:before="280" w:after="280"/>
        <w:jc w:val="both"/>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lastRenderedPageBreak/>
        <w:t xml:space="preserve">By combining state-of-the-art hardware, advanced software, and proprietary spatial audio algorithms, the Spatial ecosystem allows sound to </w:t>
      </w:r>
      <w:r w:rsidRPr="00D566E8">
        <w:rPr>
          <w:rFonts w:ascii="Quattrocento Sans" w:eastAsia="Quattrocento Sans" w:hAnsi="Quattrocento Sans" w:cs="Quattrocento Sans"/>
          <w:b/>
          <w:bCs/>
          <w:sz w:val="21"/>
          <w:szCs w:val="21"/>
        </w:rPr>
        <w:t>move, interact with space, and evolve in real time</w:t>
      </w:r>
      <w:r w:rsidRPr="00D566E8">
        <w:rPr>
          <w:rFonts w:ascii="Quattrocento Sans" w:eastAsia="Quattrocento Sans" w:hAnsi="Quattrocento Sans" w:cs="Quattrocento Sans"/>
          <w:sz w:val="21"/>
          <w:szCs w:val="21"/>
        </w:rPr>
        <w:t>—without forcing clubs or artists to rebuild everything from scratch.</w:t>
      </w:r>
    </w:p>
    <w:sdt>
      <w:sdtPr>
        <w:tag w:val="goog_rdk_36"/>
        <w:id w:val="-753849556"/>
      </w:sdtPr>
      <w:sdtEndPr/>
      <w:sdtContent>
        <w:p w14:paraId="7C8E83AD" w14:textId="77777777" w:rsidR="0007265A" w:rsidRPr="00D566E8" w:rsidRDefault="008441D1" w:rsidP="005E31F5">
          <w:pPr>
            <w:spacing w:before="280" w:after="280"/>
            <w:jc w:val="both"/>
            <w:rPr>
              <w:ins w:id="0" w:author="Michele Azzimonti" w:date="2026-04-24T19:17:00Z"/>
              <w:rFonts w:ascii="Quattrocento Sans" w:eastAsia="Quattrocento Sans" w:hAnsi="Quattrocento Sans" w:cs="Quattrocento Sans"/>
              <w:sz w:val="21"/>
              <w:szCs w:val="21"/>
            </w:rPr>
          </w:pPr>
          <w:sdt>
            <w:sdtPr>
              <w:tag w:val="goog_rdk_35"/>
              <w:id w:val="1884411036"/>
            </w:sdtPr>
            <w:sdtEndPr/>
            <w:sdtContent>
              <w:r w:rsidRPr="00D566E8">
                <w:rPr>
                  <w:rFonts w:ascii="Quattrocento Sans" w:eastAsia="Quattrocento Sans" w:hAnsi="Quattrocento Sans" w:cs="Quattrocento Sans"/>
                  <w:sz w:val="21"/>
                  <w:szCs w:val="21"/>
                </w:rPr>
                <w:t xml:space="preserve">Spatial DJ unlocks a new, powerful and creative performance system for the </w:t>
              </w:r>
              <w:proofErr w:type="spellStart"/>
              <w:r w:rsidRPr="00D566E8">
                <w:rPr>
                  <w:rFonts w:ascii="Quattrocento Sans" w:eastAsia="Quattrocento Sans" w:hAnsi="Quattrocento Sans" w:cs="Quattrocento Sans"/>
                  <w:sz w:val="21"/>
                  <w:szCs w:val="21"/>
                </w:rPr>
                <w:t>djs</w:t>
              </w:r>
              <w:proofErr w:type="spellEnd"/>
              <w:r w:rsidRPr="00D566E8">
                <w:rPr>
                  <w:rFonts w:ascii="Quattrocento Sans" w:eastAsia="Quattrocento Sans" w:hAnsi="Quattrocento Sans" w:cs="Quattrocento Sans"/>
                  <w:sz w:val="21"/>
                  <w:szCs w:val="21"/>
                </w:rPr>
                <w:t xml:space="preserve">, Spatial Club help </w:t>
              </w:r>
              <w:proofErr w:type="gramStart"/>
              <w:r w:rsidRPr="00D566E8">
                <w:rPr>
                  <w:rFonts w:ascii="Quattrocento Sans" w:eastAsia="Quattrocento Sans" w:hAnsi="Quattrocento Sans" w:cs="Quattrocento Sans"/>
                  <w:sz w:val="21"/>
                  <w:szCs w:val="21"/>
                </w:rPr>
                <w:t>clubs</w:t>
              </w:r>
              <w:proofErr w:type="gramEnd"/>
              <w:r w:rsidRPr="00D566E8">
                <w:rPr>
                  <w:rFonts w:ascii="Quattrocento Sans" w:eastAsia="Quattrocento Sans" w:hAnsi="Quattrocento Sans" w:cs="Quattrocento Sans"/>
                  <w:sz w:val="21"/>
                  <w:szCs w:val="21"/>
                </w:rPr>
                <w:t xml:space="preserve"> owners into turn their existing rooms in an </w:t>
              </w:r>
              <w:proofErr w:type="gramStart"/>
              <w:r w:rsidRPr="00D566E8">
                <w:rPr>
                  <w:rFonts w:ascii="Quattrocento Sans" w:eastAsia="Quattrocento Sans" w:hAnsi="Quattrocento Sans" w:cs="Quattrocento Sans"/>
                  <w:sz w:val="21"/>
                  <w:szCs w:val="21"/>
                </w:rPr>
                <w:t>advanced immersive spaces</w:t>
              </w:r>
              <w:proofErr w:type="gramEnd"/>
              <w:r w:rsidRPr="00D566E8">
                <w:rPr>
                  <w:rFonts w:ascii="Quattrocento Sans" w:eastAsia="Quattrocento Sans" w:hAnsi="Quattrocento Sans" w:cs="Quattrocento Sans"/>
                  <w:sz w:val="21"/>
                  <w:szCs w:val="21"/>
                </w:rPr>
                <w:t>.</w:t>
              </w:r>
            </w:sdtContent>
          </w:sdt>
        </w:p>
      </w:sdtContent>
    </w:sdt>
    <w:p w14:paraId="7C8E83AF" w14:textId="6DD973BD" w:rsidR="0007265A" w:rsidRPr="00D566E8" w:rsidRDefault="008441D1" w:rsidP="005E31F5">
      <w:pPr>
        <w:spacing w:before="280" w:after="280"/>
        <w:jc w:val="both"/>
        <w:rPr>
          <w:rFonts w:ascii="Quattrocento Sans" w:eastAsia="Quattrocento Sans" w:hAnsi="Quattrocento Sans" w:cs="Quattrocento Sans"/>
          <w:sz w:val="21"/>
          <w:szCs w:val="21"/>
        </w:rPr>
      </w:pPr>
      <w:sdt>
        <w:sdtPr>
          <w:tag w:val="goog_rdk_37"/>
          <w:id w:val="405017853"/>
        </w:sdtPr>
        <w:sdtEndPr/>
        <w:sdtContent>
          <w:ins w:id="1" w:author="Michele Azzimonti" w:date="2026-04-24T19:17:00Z">
            <w:r w:rsidRPr="00D566E8">
              <w:rPr>
                <w:rFonts w:ascii="Quattrocento Sans" w:eastAsia="Quattrocento Sans" w:hAnsi="Quattrocento Sans" w:cs="Quattrocento Sans"/>
                <w:sz w:val="21"/>
                <w:szCs w:val="21"/>
              </w:rPr>
              <w:t xml:space="preserve"> </w:t>
            </w:r>
          </w:ins>
        </w:sdtContent>
      </w:sdt>
      <w:sdt>
        <w:sdtPr>
          <w:tag w:val="goog_rdk_38"/>
          <w:id w:val="1839329610"/>
          <w:showingPlcHdr/>
        </w:sdtPr>
        <w:sdtEndPr/>
        <w:sdtContent>
          <w:r w:rsidR="00D566E8" w:rsidRPr="00D566E8">
            <w:t xml:space="preserve">     </w:t>
          </w:r>
        </w:sdtContent>
      </w:sdt>
      <w:r w:rsidRPr="00D566E8">
        <w:rPr>
          <w:rFonts w:ascii="Quattrocento Sans" w:eastAsia="Quattrocento Sans" w:hAnsi="Quattrocento Sans" w:cs="Quattrocento Sans"/>
          <w:sz w:val="21"/>
          <w:szCs w:val="21"/>
        </w:rPr>
        <w:t>Work</w:t>
      </w:r>
      <w:r w:rsidR="00D566E8" w:rsidRPr="00D566E8">
        <w:rPr>
          <w:rFonts w:ascii="Quattrocento Sans" w:eastAsia="Quattrocento Sans" w:hAnsi="Quattrocento Sans" w:cs="Quattrocento Sans"/>
          <w:sz w:val="21"/>
          <w:szCs w:val="21"/>
        </w:rPr>
        <w:t>s</w:t>
      </w:r>
      <w:r w:rsidRPr="00D566E8">
        <w:rPr>
          <w:rFonts w:ascii="Quattrocento Sans" w:eastAsia="Quattrocento Sans" w:hAnsi="Quattrocento Sans" w:cs="Quattrocento Sans"/>
          <w:sz w:val="21"/>
          <w:szCs w:val="21"/>
        </w:rPr>
        <w:t xml:space="preserve"> with the vast majority of professional audio equipment</w:t>
      </w:r>
    </w:p>
    <w:p w14:paraId="7C8E83B0" w14:textId="4A3A08B4" w:rsidR="0007265A" w:rsidRPr="00D566E8" w:rsidRDefault="008441D1" w:rsidP="005E31F5">
      <w:pPr>
        <w:numPr>
          <w:ilvl w:val="0"/>
          <w:numId w:val="29"/>
        </w:numPr>
        <w:spacing w:after="0"/>
        <w:jc w:val="both"/>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Integrate</w:t>
      </w:r>
      <w:r w:rsidR="00D566E8" w:rsidRPr="00D566E8">
        <w:rPr>
          <w:rFonts w:ascii="Quattrocento Sans" w:eastAsia="Quattrocento Sans" w:hAnsi="Quattrocento Sans" w:cs="Quattrocento Sans"/>
          <w:sz w:val="21"/>
          <w:szCs w:val="21"/>
        </w:rPr>
        <w:t>s</w:t>
      </w:r>
      <w:r w:rsidRPr="00D566E8">
        <w:rPr>
          <w:rFonts w:ascii="Quattrocento Sans" w:eastAsia="Quattrocento Sans" w:hAnsi="Quattrocento Sans" w:cs="Quattrocento Sans"/>
          <w:sz w:val="21"/>
          <w:szCs w:val="21"/>
        </w:rPr>
        <w:t xml:space="preserve"> seamlessly into existing setups</w:t>
      </w:r>
    </w:p>
    <w:p w14:paraId="7C8E83B1" w14:textId="77777777" w:rsidR="0007265A" w:rsidRDefault="008441D1" w:rsidP="005E31F5">
      <w:pPr>
        <w:numPr>
          <w:ilvl w:val="0"/>
          <w:numId w:val="29"/>
        </w:numPr>
        <w:spacing w:after="0"/>
        <w:jc w:val="both"/>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Require minimal structural or technical rework</w:t>
      </w:r>
    </w:p>
    <w:p w14:paraId="63F5BEE9" w14:textId="65A9DE7D" w:rsidR="00640FD6" w:rsidRPr="00D566E8" w:rsidRDefault="00640FD6" w:rsidP="005E31F5">
      <w:pPr>
        <w:numPr>
          <w:ilvl w:val="0"/>
          <w:numId w:val="29"/>
        </w:numPr>
        <w:spacing w:after="0"/>
        <w:jc w:val="both"/>
        <w:rPr>
          <w:rFonts w:ascii="Quattrocento Sans" w:eastAsia="Quattrocento Sans" w:hAnsi="Quattrocento Sans" w:cs="Quattrocento Sans"/>
          <w:sz w:val="21"/>
          <w:szCs w:val="21"/>
        </w:rPr>
      </w:pPr>
      <w:r w:rsidRPr="005E31F5">
        <w:rPr>
          <w:rFonts w:ascii="Quattrocento Sans" w:eastAsia="Quattrocento Sans" w:hAnsi="Quattrocento Sans" w:cs="Quattrocento Sans"/>
          <w:sz w:val="21"/>
          <w:szCs w:val="21"/>
        </w:rPr>
        <w:t>Deliver</w:t>
      </w:r>
      <w:r w:rsidRPr="00D566E8">
        <w:rPr>
          <w:rFonts w:ascii="Quattrocento Sans" w:eastAsia="Quattrocento Sans" w:hAnsi="Quattrocento Sans" w:cs="Quattrocento Sans"/>
          <w:sz w:val="21"/>
          <w:szCs w:val="21"/>
        </w:rPr>
        <w:t>s professional-grade immersive sound with faster deployment and lower investment</w:t>
      </w:r>
    </w:p>
    <w:p w14:paraId="7C8E83B5" w14:textId="77777777" w:rsidR="0007265A" w:rsidRDefault="008441D1">
      <w:pPr>
        <w:spacing w:after="0"/>
        <w:rPr>
          <w:rFonts w:ascii="Quattrocento Sans" w:eastAsia="Quattrocento Sans" w:hAnsi="Quattrocento Sans" w:cs="Quattrocento Sans"/>
          <w:color w:val="1F497D"/>
          <w:sz w:val="21"/>
          <w:szCs w:val="21"/>
        </w:rPr>
      </w:pPr>
      <w:r>
        <w:pict w14:anchorId="7C8E84C7">
          <v:rect id="_x0000_i1031" style="width:0;height:1.5pt" o:hralign="center" o:hrstd="t" o:hr="t" fillcolor="#a0a0a0" stroked="f"/>
        </w:pict>
      </w:r>
    </w:p>
    <w:p w14:paraId="7C8E83B6" w14:textId="77777777" w:rsidR="0007265A" w:rsidRPr="00D566E8" w:rsidRDefault="008441D1">
      <w:pPr>
        <w:spacing w:before="280" w:after="280"/>
        <w:rPr>
          <w:rFonts w:ascii="Quattrocento Sans" w:eastAsia="Quattrocento Sans" w:hAnsi="Quattrocento Sans" w:cs="Quattrocento Sans"/>
          <w:b/>
          <w:bCs/>
          <w:sz w:val="36"/>
          <w:szCs w:val="36"/>
        </w:rPr>
      </w:pPr>
      <w:r w:rsidRPr="00D566E8">
        <w:rPr>
          <w:rFonts w:ascii="Quattrocento Sans" w:eastAsia="Quattrocento Sans" w:hAnsi="Quattrocento Sans" w:cs="Quattrocento Sans"/>
          <w:b/>
          <w:bCs/>
          <w:sz w:val="36"/>
          <w:szCs w:val="36"/>
        </w:rPr>
        <w:t>Where Space Meets Performance</w:t>
      </w:r>
    </w:p>
    <w:p w14:paraId="7C8E83B7" w14:textId="77777777" w:rsidR="0007265A" w:rsidRPr="00D566E8" w:rsidRDefault="008441D1">
      <w:pPr>
        <w:spacing w:before="280" w:after="28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 xml:space="preserve">What makes the Spatial ecosystem truly distinctive is not just immersion—it is </w:t>
      </w:r>
      <w:r w:rsidRPr="00D566E8">
        <w:rPr>
          <w:rFonts w:ascii="Quattrocento Sans" w:eastAsia="Quattrocento Sans" w:hAnsi="Quattrocento Sans" w:cs="Quattrocento Sans"/>
          <w:b/>
          <w:bCs/>
          <w:sz w:val="21"/>
          <w:szCs w:val="21"/>
        </w:rPr>
        <w:t>control</w:t>
      </w:r>
      <w:r w:rsidRPr="00D566E8">
        <w:rPr>
          <w:rFonts w:ascii="Quattrocento Sans" w:eastAsia="Quattrocento Sans" w:hAnsi="Quattrocento Sans" w:cs="Quattrocento Sans"/>
          <w:sz w:val="21"/>
          <w:szCs w:val="21"/>
        </w:rPr>
        <w:t>.</w:t>
      </w:r>
    </w:p>
    <w:p w14:paraId="7C8E83B8" w14:textId="77777777" w:rsidR="0007265A" w:rsidRPr="00D566E8" w:rsidRDefault="008441D1">
      <w:pPr>
        <w:spacing w:before="280" w:after="28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Spatial Club defines and powers the sound environment. Spatial DJ activates it.</w:t>
      </w:r>
    </w:p>
    <w:p w14:paraId="7C8E83B9" w14:textId="77777777" w:rsidR="0007265A" w:rsidRPr="00D566E8" w:rsidRDefault="008441D1">
      <w:pPr>
        <w:spacing w:before="280" w:after="28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 xml:space="preserve">Together, they turn a static sound system into a </w:t>
      </w:r>
      <w:r w:rsidRPr="00D566E8">
        <w:rPr>
          <w:rFonts w:ascii="Quattrocento Sans" w:eastAsia="Quattrocento Sans" w:hAnsi="Quattrocento Sans" w:cs="Quattrocento Sans"/>
          <w:b/>
          <w:bCs/>
          <w:sz w:val="21"/>
          <w:szCs w:val="21"/>
        </w:rPr>
        <w:t>dynamic performance instrument</w:t>
      </w:r>
      <w:r w:rsidRPr="00D566E8">
        <w:rPr>
          <w:rFonts w:ascii="Quattrocento Sans" w:eastAsia="Quattrocento Sans" w:hAnsi="Quattrocento Sans" w:cs="Quattrocento Sans"/>
          <w:sz w:val="21"/>
          <w:szCs w:val="21"/>
        </w:rPr>
        <w:t>, where sound becomes a moving, expressive element of the show.</w:t>
      </w:r>
    </w:p>
    <w:p w14:paraId="7C8E83BA" w14:textId="716CC574" w:rsidR="0007265A" w:rsidRPr="00D566E8" w:rsidRDefault="008441D1">
      <w:pPr>
        <w:spacing w:before="280" w:after="28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 xml:space="preserve">Music </w:t>
      </w:r>
      <w:proofErr w:type="gramStart"/>
      <w:r w:rsidRPr="00D566E8">
        <w:rPr>
          <w:rFonts w:ascii="Quattrocento Sans" w:eastAsia="Quattrocento Sans" w:hAnsi="Quattrocento Sans" w:cs="Quattrocento Sans"/>
          <w:sz w:val="21"/>
          <w:szCs w:val="21"/>
        </w:rPr>
        <w:t>no</w:t>
      </w:r>
      <w:proofErr w:type="gramEnd"/>
      <w:r w:rsidRPr="00D566E8">
        <w:rPr>
          <w:rFonts w:ascii="Quattrocento Sans" w:eastAsia="Quattrocento Sans" w:hAnsi="Quattrocento Sans" w:cs="Quattrocento Sans"/>
          <w:sz w:val="21"/>
          <w:szCs w:val="21"/>
        </w:rPr>
        <w:t xml:space="preserve"> longer simply </w:t>
      </w:r>
      <w:proofErr w:type="gramStart"/>
      <w:r w:rsidRPr="00D566E8">
        <w:rPr>
          <w:rFonts w:ascii="Quattrocento Sans" w:eastAsia="Quattrocento Sans" w:hAnsi="Quattrocento Sans" w:cs="Quattrocento Sans"/>
          <w:sz w:val="21"/>
          <w:szCs w:val="21"/>
        </w:rPr>
        <w:t>plays</w:t>
      </w:r>
      <w:proofErr w:type="gramEnd"/>
      <w:r w:rsidRPr="00D566E8">
        <w:rPr>
          <w:rFonts w:ascii="Quattrocento Sans" w:eastAsia="Quattrocento Sans" w:hAnsi="Quattrocento Sans" w:cs="Quattrocento Sans"/>
          <w:sz w:val="21"/>
          <w:szCs w:val="21"/>
        </w:rPr>
        <w:t xml:space="preserve"> </w:t>
      </w:r>
      <w:r w:rsidRPr="00D566E8">
        <w:rPr>
          <w:rFonts w:ascii="Quattrocento Sans" w:eastAsia="Quattrocento Sans" w:hAnsi="Quattrocento Sans" w:cs="Quattrocento Sans"/>
          <w:i/>
          <w:iCs/>
          <w:sz w:val="21"/>
          <w:szCs w:val="21"/>
        </w:rPr>
        <w:t>in</w:t>
      </w:r>
      <w:r w:rsidRPr="00D566E8">
        <w:rPr>
          <w:rFonts w:ascii="Quattrocento Sans" w:eastAsia="Quattrocento Sans" w:hAnsi="Quattrocento Sans" w:cs="Quattrocento Sans"/>
          <w:sz w:val="21"/>
          <w:szCs w:val="21"/>
        </w:rPr>
        <w:t xml:space="preserve"> the room.</w:t>
      </w:r>
      <w:r w:rsidR="005C4B93">
        <w:rPr>
          <w:rFonts w:ascii="Quattrocento Sans" w:eastAsia="Quattrocento Sans" w:hAnsi="Quattrocento Sans" w:cs="Quattrocento Sans"/>
          <w:sz w:val="21"/>
          <w:szCs w:val="21"/>
        </w:rPr>
        <w:t xml:space="preserve"> </w:t>
      </w:r>
      <w:r w:rsidRPr="00D566E8">
        <w:rPr>
          <w:rFonts w:ascii="Quattrocento Sans" w:eastAsia="Quattrocento Sans" w:hAnsi="Quattrocento Sans" w:cs="Quattrocento Sans"/>
          <w:sz w:val="21"/>
          <w:szCs w:val="21"/>
        </w:rPr>
        <w:t xml:space="preserve">It </w:t>
      </w:r>
      <w:r w:rsidRPr="00D566E8">
        <w:rPr>
          <w:rFonts w:ascii="Quattrocento Sans" w:eastAsia="Quattrocento Sans" w:hAnsi="Quattrocento Sans" w:cs="Quattrocento Sans"/>
          <w:b/>
          <w:bCs/>
          <w:sz w:val="21"/>
          <w:szCs w:val="21"/>
        </w:rPr>
        <w:t>moves through it</w:t>
      </w:r>
      <w:r w:rsidRPr="00D566E8">
        <w:rPr>
          <w:rFonts w:ascii="Quattrocento Sans" w:eastAsia="Quattrocento Sans" w:hAnsi="Quattrocento Sans" w:cs="Quattrocento Sans"/>
          <w:sz w:val="21"/>
          <w:szCs w:val="21"/>
        </w:rPr>
        <w:t xml:space="preserve">, reacts to it, and reshapes the </w:t>
      </w:r>
      <w:proofErr w:type="gramStart"/>
      <w:r w:rsidRPr="00D566E8">
        <w:rPr>
          <w:rFonts w:ascii="Quattrocento Sans" w:eastAsia="Quattrocento Sans" w:hAnsi="Quattrocento Sans" w:cs="Quattrocento Sans"/>
          <w:sz w:val="21"/>
          <w:szCs w:val="21"/>
        </w:rPr>
        <w:t>audience</w:t>
      </w:r>
      <w:proofErr w:type="gramEnd"/>
      <w:r w:rsidRPr="00D566E8">
        <w:rPr>
          <w:rFonts w:ascii="Quattrocento Sans" w:eastAsia="Quattrocento Sans" w:hAnsi="Quattrocento Sans" w:cs="Quattrocento Sans"/>
          <w:sz w:val="21"/>
          <w:szCs w:val="21"/>
        </w:rPr>
        <w:t xml:space="preserve"> experience moment by moment.</w:t>
      </w:r>
    </w:p>
    <w:p w14:paraId="7C8E83BB" w14:textId="77777777" w:rsidR="0007265A" w:rsidRPr="00D566E8" w:rsidRDefault="008441D1">
      <w:pPr>
        <w:spacing w:after="0"/>
        <w:rPr>
          <w:rFonts w:ascii="Quattrocento Sans" w:eastAsia="Quattrocento Sans" w:hAnsi="Quattrocento Sans" w:cs="Quattrocento Sans"/>
          <w:sz w:val="21"/>
          <w:szCs w:val="21"/>
        </w:rPr>
      </w:pPr>
      <w:r w:rsidRPr="00D566E8">
        <w:pict w14:anchorId="7C8E84C8">
          <v:rect id="_x0000_i1032" style="width:0;height:1.5pt" o:hralign="center" o:hrstd="t" o:hr="t" fillcolor="#a0a0a0" stroked="f"/>
        </w:pict>
      </w:r>
    </w:p>
    <w:p w14:paraId="7C8E83BC" w14:textId="77777777" w:rsidR="0007265A" w:rsidRPr="00D566E8" w:rsidRDefault="008441D1">
      <w:pPr>
        <w:spacing w:before="280" w:after="280"/>
        <w:rPr>
          <w:rFonts w:ascii="Quattrocento Sans" w:eastAsia="Quattrocento Sans" w:hAnsi="Quattrocento Sans" w:cs="Quattrocento Sans"/>
          <w:b/>
          <w:bCs/>
          <w:sz w:val="36"/>
          <w:szCs w:val="36"/>
        </w:rPr>
      </w:pPr>
      <w:r w:rsidRPr="00D566E8">
        <w:rPr>
          <w:rFonts w:ascii="Quattrocento Sans" w:eastAsia="Quattrocento Sans" w:hAnsi="Quattrocento Sans" w:cs="Quattrocento Sans"/>
          <w:b/>
          <w:bCs/>
          <w:sz w:val="36"/>
          <w:szCs w:val="36"/>
        </w:rPr>
        <w:t>Spatial DJ: Movement in Perfect Synchronization</w:t>
      </w:r>
    </w:p>
    <w:p w14:paraId="7C8E83BD" w14:textId="77777777" w:rsidR="0007265A" w:rsidRPr="00D566E8" w:rsidRDefault="008441D1" w:rsidP="00766854">
      <w:pPr>
        <w:spacing w:before="280" w:after="280"/>
        <w:jc w:val="both"/>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At the core of the ecosystem lies Spatial DJ’s defining capability:</w:t>
      </w:r>
    </w:p>
    <w:p w14:paraId="7C8E83BE" w14:textId="77777777" w:rsidR="0007265A" w:rsidRPr="00D566E8" w:rsidRDefault="008441D1" w:rsidP="00766854">
      <w:pPr>
        <w:spacing w:before="280" w:after="280"/>
        <w:jc w:val="both"/>
        <w:rPr>
          <w:rFonts w:ascii="Quattrocento Sans" w:eastAsia="Quattrocento Sans" w:hAnsi="Quattrocento Sans" w:cs="Quattrocento Sans"/>
          <w:b/>
          <w:bCs/>
          <w:sz w:val="27"/>
          <w:szCs w:val="27"/>
        </w:rPr>
      </w:pPr>
      <w:r w:rsidRPr="00D566E8">
        <w:rPr>
          <w:rFonts w:ascii="Quattrocento Sans" w:eastAsia="Quattrocento Sans" w:hAnsi="Quattrocento Sans" w:cs="Quattrocento Sans"/>
          <w:b/>
          <w:bCs/>
          <w:sz w:val="27"/>
          <w:szCs w:val="27"/>
        </w:rPr>
        <w:t>Real-time synchronization between spatial motion, rhythm, and BPM</w:t>
      </w:r>
    </w:p>
    <w:p w14:paraId="7C8E83BF" w14:textId="77777777" w:rsidR="0007265A" w:rsidRPr="00D566E8" w:rsidRDefault="008441D1" w:rsidP="00766854">
      <w:pPr>
        <w:spacing w:before="280" w:after="280"/>
        <w:jc w:val="both"/>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This is the cornerstone of the Spatial Corps trademark and philosophy.</w:t>
      </w:r>
    </w:p>
    <w:p w14:paraId="7C8E83C0" w14:textId="77777777" w:rsidR="0007265A" w:rsidRPr="00D566E8" w:rsidRDefault="008441D1" w:rsidP="00766854">
      <w:pPr>
        <w:spacing w:before="280" w:after="280"/>
        <w:jc w:val="both"/>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Spatial DJ enables DJs to:</w:t>
      </w:r>
    </w:p>
    <w:p w14:paraId="7C8E83C1" w14:textId="77777777" w:rsidR="0007265A" w:rsidRPr="00D566E8" w:rsidRDefault="008441D1" w:rsidP="00766854">
      <w:pPr>
        <w:numPr>
          <w:ilvl w:val="0"/>
          <w:numId w:val="30"/>
        </w:numPr>
        <w:spacing w:before="280" w:after="0"/>
        <w:jc w:val="both"/>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 xml:space="preserve">Precisely </w:t>
      </w:r>
      <w:r w:rsidRPr="00D566E8">
        <w:rPr>
          <w:rFonts w:ascii="Quattrocento Sans" w:eastAsia="Quattrocento Sans" w:hAnsi="Quattrocento Sans" w:cs="Quattrocento Sans"/>
          <w:b/>
          <w:bCs/>
          <w:sz w:val="21"/>
          <w:szCs w:val="21"/>
        </w:rPr>
        <w:t>synchronize spatial movement with rhythm and BPM</w:t>
      </w:r>
    </w:p>
    <w:p w14:paraId="7C8E83C2" w14:textId="77777777" w:rsidR="0007265A" w:rsidRPr="00D566E8" w:rsidRDefault="008441D1" w:rsidP="00766854">
      <w:pPr>
        <w:numPr>
          <w:ilvl w:val="0"/>
          <w:numId w:val="30"/>
        </w:numPr>
        <w:spacing w:after="0"/>
        <w:jc w:val="both"/>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Control how sound travels, rotates, expands, and contracts within the space</w:t>
      </w:r>
    </w:p>
    <w:p w14:paraId="7C8E83C3" w14:textId="77777777" w:rsidR="0007265A" w:rsidRPr="00D566E8" w:rsidRDefault="008441D1" w:rsidP="00766854">
      <w:pPr>
        <w:numPr>
          <w:ilvl w:val="0"/>
          <w:numId w:val="30"/>
        </w:numPr>
        <w:spacing w:after="0"/>
        <w:jc w:val="both"/>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Design immersive moments that evolve live, directly driven by musical structure</w:t>
      </w:r>
    </w:p>
    <w:p w14:paraId="7C8E83C4" w14:textId="77777777" w:rsidR="0007265A" w:rsidRPr="00D566E8" w:rsidRDefault="008441D1" w:rsidP="00766854">
      <w:pPr>
        <w:numPr>
          <w:ilvl w:val="0"/>
          <w:numId w:val="30"/>
        </w:numPr>
        <w:spacing w:after="280"/>
        <w:jc w:val="both"/>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 xml:space="preserve">Use spatial motion as a </w:t>
      </w:r>
      <w:r w:rsidRPr="00D566E8">
        <w:rPr>
          <w:rFonts w:ascii="Quattrocento Sans" w:eastAsia="Quattrocento Sans" w:hAnsi="Quattrocento Sans" w:cs="Quattrocento Sans"/>
          <w:b/>
          <w:bCs/>
          <w:sz w:val="21"/>
          <w:szCs w:val="21"/>
        </w:rPr>
        <w:t>creative layer</w:t>
      </w:r>
      <w:r w:rsidRPr="00D566E8">
        <w:rPr>
          <w:rFonts w:ascii="Quattrocento Sans" w:eastAsia="Quattrocento Sans" w:hAnsi="Quattrocento Sans" w:cs="Quattrocento Sans"/>
          <w:sz w:val="21"/>
          <w:szCs w:val="21"/>
        </w:rPr>
        <w:t>, not a pre-programmed effect</w:t>
      </w:r>
    </w:p>
    <w:p w14:paraId="7C8E83C5" w14:textId="77777777" w:rsidR="0007265A" w:rsidRPr="00D566E8" w:rsidRDefault="008441D1" w:rsidP="00766854">
      <w:pPr>
        <w:spacing w:before="280" w:after="280"/>
        <w:jc w:val="both"/>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 xml:space="preserve">By locking spatial behavior to tempo and rhythm, Spatial DJ transforms spatial audio from a background enhancement into a </w:t>
      </w:r>
      <w:r w:rsidRPr="00D566E8">
        <w:rPr>
          <w:rFonts w:ascii="Quattrocento Sans" w:eastAsia="Quattrocento Sans" w:hAnsi="Quattrocento Sans" w:cs="Quattrocento Sans"/>
          <w:b/>
          <w:bCs/>
          <w:sz w:val="21"/>
          <w:szCs w:val="21"/>
        </w:rPr>
        <w:t>musical language</w:t>
      </w:r>
      <w:r w:rsidRPr="00D566E8">
        <w:rPr>
          <w:rFonts w:ascii="Quattrocento Sans" w:eastAsia="Quattrocento Sans" w:hAnsi="Quattrocento Sans" w:cs="Quattrocento Sans"/>
          <w:sz w:val="21"/>
          <w:szCs w:val="21"/>
        </w:rPr>
        <w:t>—fully integrated into the DJ’s performance and identity.</w:t>
      </w:r>
    </w:p>
    <w:p w14:paraId="7C8E83C6" w14:textId="77777777" w:rsidR="0007265A" w:rsidRPr="00D566E8" w:rsidRDefault="008441D1" w:rsidP="00766854">
      <w:pPr>
        <w:spacing w:before="280" w:after="280"/>
        <w:jc w:val="both"/>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 xml:space="preserve">This makes immersion feel </w:t>
      </w:r>
      <w:r w:rsidRPr="00D566E8">
        <w:rPr>
          <w:rFonts w:ascii="Quattrocento Sans" w:eastAsia="Quattrocento Sans" w:hAnsi="Quattrocento Sans" w:cs="Quattrocento Sans"/>
          <w:b/>
          <w:bCs/>
          <w:sz w:val="21"/>
          <w:szCs w:val="21"/>
        </w:rPr>
        <w:t>intentional, musical, and alive</w:t>
      </w:r>
      <w:r w:rsidRPr="00D566E8">
        <w:rPr>
          <w:rFonts w:ascii="Quattrocento Sans" w:eastAsia="Quattrocento Sans" w:hAnsi="Quattrocento Sans" w:cs="Quattrocento Sans"/>
          <w:sz w:val="21"/>
          <w:szCs w:val="21"/>
        </w:rPr>
        <w:t>, rather than random or decorative.</w:t>
      </w:r>
    </w:p>
    <w:p w14:paraId="7C8E83C7" w14:textId="77777777" w:rsidR="0007265A" w:rsidRPr="00D566E8" w:rsidRDefault="008441D1">
      <w:pPr>
        <w:spacing w:after="0"/>
        <w:rPr>
          <w:rFonts w:ascii="Quattrocento Sans" w:eastAsia="Quattrocento Sans" w:hAnsi="Quattrocento Sans" w:cs="Quattrocento Sans"/>
          <w:sz w:val="21"/>
          <w:szCs w:val="21"/>
        </w:rPr>
      </w:pPr>
      <w:r w:rsidRPr="00D566E8">
        <w:pict w14:anchorId="7C8E84C9">
          <v:rect id="_x0000_i1033" style="width:0;height:1.5pt" o:hralign="center" o:hrstd="t" o:hr="t" fillcolor="#a0a0a0" stroked="f"/>
        </w:pict>
      </w:r>
    </w:p>
    <w:p w14:paraId="7C8E83C8" w14:textId="77777777" w:rsidR="0007265A" w:rsidRPr="00D566E8" w:rsidRDefault="008441D1">
      <w:pPr>
        <w:spacing w:before="280" w:after="280"/>
        <w:rPr>
          <w:rFonts w:ascii="Quattrocento Sans" w:eastAsia="Quattrocento Sans" w:hAnsi="Quattrocento Sans" w:cs="Quattrocento Sans"/>
          <w:b/>
          <w:bCs/>
          <w:sz w:val="36"/>
          <w:szCs w:val="36"/>
        </w:rPr>
      </w:pPr>
      <w:r w:rsidRPr="00D566E8">
        <w:rPr>
          <w:rFonts w:ascii="Quattrocento Sans" w:eastAsia="Quattrocento Sans" w:hAnsi="Quattrocento Sans" w:cs="Quattrocento Sans"/>
          <w:b/>
          <w:bCs/>
          <w:sz w:val="36"/>
          <w:szCs w:val="36"/>
        </w:rPr>
        <w:lastRenderedPageBreak/>
        <w:t>Designed for Real Clubs, Real Performers</w:t>
      </w:r>
    </w:p>
    <w:p w14:paraId="7C8E83C9" w14:textId="77777777" w:rsidR="0007265A" w:rsidRPr="00D566E8" w:rsidRDefault="008441D1">
      <w:pPr>
        <w:spacing w:before="280" w:after="28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The Spatial ecosystem is built for real-world club environments—where reliability, speed, and usability matter as much as innovation.</w:t>
      </w:r>
    </w:p>
    <w:p w14:paraId="7C8E83CA" w14:textId="77777777" w:rsidR="0007265A" w:rsidRPr="00D566E8" w:rsidRDefault="008441D1">
      <w:pPr>
        <w:spacing w:before="280" w:after="280"/>
        <w:rPr>
          <w:rFonts w:ascii="Quattrocento Sans" w:eastAsia="Quattrocento Sans" w:hAnsi="Quattrocento Sans" w:cs="Quattrocento Sans"/>
          <w:b/>
          <w:bCs/>
          <w:sz w:val="27"/>
          <w:szCs w:val="27"/>
        </w:rPr>
      </w:pPr>
      <w:r w:rsidRPr="00D566E8">
        <w:rPr>
          <w:rFonts w:ascii="Quattrocento Sans" w:eastAsia="Quattrocento Sans" w:hAnsi="Quattrocento Sans" w:cs="Quattrocento Sans"/>
          <w:b/>
          <w:bCs/>
          <w:sz w:val="27"/>
          <w:szCs w:val="27"/>
        </w:rPr>
        <w:t>For club owners and operators:</w:t>
      </w:r>
    </w:p>
    <w:p w14:paraId="7C8E83CB" w14:textId="77777777" w:rsidR="0007265A" w:rsidRPr="00D566E8" w:rsidRDefault="008441D1">
      <w:pPr>
        <w:numPr>
          <w:ilvl w:val="0"/>
          <w:numId w:val="31"/>
        </w:numPr>
        <w:spacing w:before="280" w:after="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Fast deployment with minimal disruption</w:t>
      </w:r>
    </w:p>
    <w:p w14:paraId="7C8E83CC" w14:textId="77777777" w:rsidR="0007265A" w:rsidRPr="00D566E8" w:rsidRDefault="008441D1">
      <w:pPr>
        <w:numPr>
          <w:ilvl w:val="0"/>
          <w:numId w:val="31"/>
        </w:numPr>
        <w:spacing w:after="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Compatibility with industry-standard hardware and software</w:t>
      </w:r>
    </w:p>
    <w:p w14:paraId="7C8E83CD" w14:textId="77777777" w:rsidR="0007265A" w:rsidRPr="00D566E8" w:rsidRDefault="008441D1">
      <w:pPr>
        <w:numPr>
          <w:ilvl w:val="0"/>
          <w:numId w:val="31"/>
        </w:numPr>
        <w:spacing w:after="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Reduced investment compared to traditional spatial systems</w:t>
      </w:r>
    </w:p>
    <w:p w14:paraId="7C8E83CE" w14:textId="77777777" w:rsidR="0007265A" w:rsidRPr="00D566E8" w:rsidRDefault="008441D1">
      <w:pPr>
        <w:numPr>
          <w:ilvl w:val="0"/>
          <w:numId w:val="31"/>
        </w:numPr>
        <w:spacing w:after="28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Professional performance without added operational complexity</w:t>
      </w:r>
    </w:p>
    <w:p w14:paraId="7C8E83CF" w14:textId="77777777" w:rsidR="0007265A" w:rsidRPr="00D566E8" w:rsidRDefault="008441D1">
      <w:pPr>
        <w:spacing w:before="280" w:after="280"/>
        <w:rPr>
          <w:rFonts w:ascii="Quattrocento Sans" w:eastAsia="Quattrocento Sans" w:hAnsi="Quattrocento Sans" w:cs="Quattrocento Sans"/>
          <w:b/>
          <w:bCs/>
          <w:sz w:val="27"/>
          <w:szCs w:val="27"/>
        </w:rPr>
      </w:pPr>
      <w:r w:rsidRPr="00D566E8">
        <w:rPr>
          <w:rFonts w:ascii="Quattrocento Sans" w:eastAsia="Quattrocento Sans" w:hAnsi="Quattrocento Sans" w:cs="Quattrocento Sans"/>
          <w:b/>
          <w:bCs/>
          <w:sz w:val="27"/>
          <w:szCs w:val="27"/>
        </w:rPr>
        <w:t>For DJs:</w:t>
      </w:r>
    </w:p>
    <w:p w14:paraId="7C8E83D0" w14:textId="3D9850E6" w:rsidR="0007265A" w:rsidRPr="00D566E8" w:rsidRDefault="008441D1">
      <w:pPr>
        <w:numPr>
          <w:ilvl w:val="0"/>
          <w:numId w:val="32"/>
        </w:numPr>
        <w:spacing w:before="280" w:after="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 xml:space="preserve">Intuitive tools with a </w:t>
      </w:r>
      <w:r w:rsidR="00644E58" w:rsidRPr="00D566E8">
        <w:rPr>
          <w:rFonts w:ascii="Quattrocento Sans" w:eastAsia="Quattrocento Sans" w:hAnsi="Quattrocento Sans" w:cs="Quattrocento Sans"/>
          <w:sz w:val="21"/>
          <w:szCs w:val="21"/>
        </w:rPr>
        <w:t>fast-learning</w:t>
      </w:r>
      <w:r w:rsidRPr="00D566E8">
        <w:rPr>
          <w:rFonts w:ascii="Quattrocento Sans" w:eastAsia="Quattrocento Sans" w:hAnsi="Quattrocento Sans" w:cs="Quattrocento Sans"/>
          <w:sz w:val="21"/>
          <w:szCs w:val="21"/>
        </w:rPr>
        <w:t xml:space="preserve"> curve</w:t>
      </w:r>
    </w:p>
    <w:p w14:paraId="7C8E83D1" w14:textId="77777777" w:rsidR="0007265A" w:rsidRPr="00D566E8" w:rsidRDefault="008441D1">
      <w:pPr>
        <w:numPr>
          <w:ilvl w:val="0"/>
          <w:numId w:val="32"/>
        </w:numPr>
        <w:spacing w:after="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Optimized for live performance, not studio experimentation</w:t>
      </w:r>
    </w:p>
    <w:p w14:paraId="7C8E83D2" w14:textId="77777777" w:rsidR="0007265A" w:rsidRPr="00D566E8" w:rsidRDefault="008441D1">
      <w:pPr>
        <w:numPr>
          <w:ilvl w:val="0"/>
          <w:numId w:val="32"/>
        </w:numPr>
        <w:spacing w:after="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A new expressive dimension that differentiates their sound and sets</w:t>
      </w:r>
    </w:p>
    <w:p w14:paraId="7C8E83D3" w14:textId="77777777" w:rsidR="0007265A" w:rsidRPr="00D566E8" w:rsidRDefault="008441D1">
      <w:pPr>
        <w:numPr>
          <w:ilvl w:val="0"/>
          <w:numId w:val="32"/>
        </w:numPr>
        <w:spacing w:after="28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 xml:space="preserve">The ability to translate the </w:t>
      </w:r>
      <w:r w:rsidRPr="00D566E8">
        <w:rPr>
          <w:rFonts w:ascii="Quattrocento Sans" w:eastAsia="Quattrocento Sans" w:hAnsi="Quattrocento Sans" w:cs="Quattrocento Sans"/>
          <w:b/>
          <w:bCs/>
          <w:sz w:val="21"/>
          <w:szCs w:val="21"/>
        </w:rPr>
        <w:t>Ibiza-level immersive experience</w:t>
      </w:r>
      <w:r w:rsidRPr="00D566E8">
        <w:rPr>
          <w:rFonts w:ascii="Quattrocento Sans" w:eastAsia="Quattrocento Sans" w:hAnsi="Quattrocento Sans" w:cs="Quattrocento Sans"/>
          <w:sz w:val="21"/>
          <w:szCs w:val="21"/>
        </w:rPr>
        <w:t xml:space="preserve"> to any venue</w:t>
      </w:r>
    </w:p>
    <w:p w14:paraId="7C8E83D4" w14:textId="77777777" w:rsidR="0007265A" w:rsidRPr="00D566E8" w:rsidRDefault="008441D1">
      <w:pPr>
        <w:spacing w:after="0"/>
        <w:rPr>
          <w:rFonts w:ascii="Quattrocento Sans" w:eastAsia="Quattrocento Sans" w:hAnsi="Quattrocento Sans" w:cs="Quattrocento Sans"/>
          <w:sz w:val="21"/>
          <w:szCs w:val="21"/>
        </w:rPr>
      </w:pPr>
      <w:r w:rsidRPr="00D566E8">
        <w:pict w14:anchorId="7C8E84CA">
          <v:rect id="_x0000_i1034" style="width:0;height:1.5pt" o:hralign="center" o:hrstd="t" o:hr="t" fillcolor="#a0a0a0" stroked="f"/>
        </w:pict>
      </w:r>
    </w:p>
    <w:p w14:paraId="7C8E83D5" w14:textId="77777777" w:rsidR="0007265A" w:rsidRPr="00D566E8" w:rsidRDefault="008441D1">
      <w:pPr>
        <w:spacing w:before="280" w:after="280"/>
        <w:rPr>
          <w:rFonts w:ascii="Quattrocento Sans" w:eastAsia="Quattrocento Sans" w:hAnsi="Quattrocento Sans" w:cs="Quattrocento Sans"/>
          <w:b/>
          <w:bCs/>
          <w:sz w:val="36"/>
          <w:szCs w:val="36"/>
        </w:rPr>
      </w:pPr>
      <w:r w:rsidRPr="00D566E8">
        <w:rPr>
          <w:rFonts w:ascii="Quattrocento Sans" w:eastAsia="Quattrocento Sans" w:hAnsi="Quattrocento Sans" w:cs="Quattrocento Sans"/>
          <w:b/>
          <w:bCs/>
          <w:sz w:val="36"/>
          <w:szCs w:val="36"/>
        </w:rPr>
        <w:t>One Ecosystem, Shared Value</w:t>
      </w:r>
    </w:p>
    <w:p w14:paraId="7C8E83D6" w14:textId="77777777" w:rsidR="0007265A" w:rsidRPr="00D566E8" w:rsidRDefault="008441D1">
      <w:pPr>
        <w:spacing w:before="280" w:after="28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By design, Spatial Club and Spatial DJ evolve together as a cohesive system:</w:t>
      </w:r>
    </w:p>
    <w:p w14:paraId="7C8E83D7" w14:textId="77777777" w:rsidR="0007265A" w:rsidRPr="00D566E8" w:rsidRDefault="008441D1">
      <w:pPr>
        <w:numPr>
          <w:ilvl w:val="0"/>
          <w:numId w:val="34"/>
        </w:numPr>
        <w:spacing w:before="280" w:after="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Clubs gain a powerful yet manageable way to elevate their venue</w:t>
      </w:r>
    </w:p>
    <w:p w14:paraId="7C8E83D8" w14:textId="77777777" w:rsidR="0007265A" w:rsidRPr="00D566E8" w:rsidRDefault="008441D1">
      <w:pPr>
        <w:numPr>
          <w:ilvl w:val="0"/>
          <w:numId w:val="34"/>
        </w:numPr>
        <w:spacing w:after="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DJs gain a new creative dimension tightly connected to the music</w:t>
      </w:r>
    </w:p>
    <w:p w14:paraId="7C8E83D9" w14:textId="77777777" w:rsidR="0007265A" w:rsidRPr="00D566E8" w:rsidRDefault="008441D1">
      <w:pPr>
        <w:numPr>
          <w:ilvl w:val="0"/>
          <w:numId w:val="34"/>
        </w:numPr>
        <w:spacing w:after="28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 xml:space="preserve">Audiences experience sound that feels </w:t>
      </w:r>
      <w:r w:rsidRPr="00D566E8">
        <w:rPr>
          <w:rFonts w:ascii="Quattrocento Sans" w:eastAsia="Quattrocento Sans" w:hAnsi="Quattrocento Sans" w:cs="Quattrocento Sans"/>
          <w:b/>
          <w:bCs/>
          <w:sz w:val="21"/>
          <w:szCs w:val="21"/>
        </w:rPr>
        <w:t>immersive, emotional, and unforgettable</w:t>
      </w:r>
    </w:p>
    <w:p w14:paraId="7C8E83DA" w14:textId="77777777" w:rsidR="0007265A" w:rsidRPr="00D566E8" w:rsidRDefault="008441D1">
      <w:pPr>
        <w:spacing w:before="280" w:after="28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This is not experimental technology.</w:t>
      </w:r>
      <w:r w:rsidRPr="00D566E8">
        <w:rPr>
          <w:rFonts w:ascii="Quattrocento Sans" w:eastAsia="Quattrocento Sans" w:hAnsi="Quattrocento Sans" w:cs="Quattrocento Sans"/>
          <w:sz w:val="21"/>
          <w:szCs w:val="21"/>
        </w:rPr>
        <w:br/>
        <w:t>It is engineered from real operational experience and held to professional standards.</w:t>
      </w:r>
    </w:p>
    <w:p w14:paraId="7C8E83DB" w14:textId="77777777" w:rsidR="0007265A" w:rsidRPr="00D566E8" w:rsidRDefault="008441D1">
      <w:pPr>
        <w:spacing w:after="0"/>
        <w:rPr>
          <w:rFonts w:ascii="Quattrocento Sans" w:eastAsia="Quattrocento Sans" w:hAnsi="Quattrocento Sans" w:cs="Quattrocento Sans"/>
          <w:sz w:val="21"/>
          <w:szCs w:val="21"/>
        </w:rPr>
      </w:pPr>
      <w:r w:rsidRPr="00D566E8">
        <w:pict w14:anchorId="7C8E84CB">
          <v:rect id="_x0000_i1035" style="width:0;height:1.5pt" o:hralign="center" o:hrstd="t" o:hr="t" fillcolor="#a0a0a0" stroked="f"/>
        </w:pict>
      </w:r>
    </w:p>
    <w:p w14:paraId="7C8E83DC" w14:textId="4B216244" w:rsidR="0007265A" w:rsidRPr="00D566E8" w:rsidRDefault="008441D1">
      <w:pPr>
        <w:spacing w:before="280" w:after="280"/>
        <w:rPr>
          <w:rFonts w:ascii="Quattrocento Sans" w:eastAsia="Quattrocento Sans" w:hAnsi="Quattrocento Sans" w:cs="Quattrocento Sans"/>
          <w:b/>
          <w:bCs/>
          <w:sz w:val="36"/>
          <w:szCs w:val="36"/>
        </w:rPr>
      </w:pPr>
      <w:r w:rsidRPr="00D566E8">
        <w:rPr>
          <w:rFonts w:ascii="Quattrocento Sans" w:eastAsia="Quattrocento Sans" w:hAnsi="Quattrocento Sans" w:cs="Quattrocento Sans"/>
          <w:b/>
          <w:bCs/>
          <w:sz w:val="36"/>
          <w:szCs w:val="36"/>
        </w:rPr>
        <w:t>The Spatial Corps Difference</w:t>
      </w:r>
    </w:p>
    <w:p w14:paraId="7C8E83DD" w14:textId="77777777" w:rsidR="0007265A" w:rsidRPr="00D566E8" w:rsidRDefault="008441D1">
      <w:pPr>
        <w:spacing w:before="280" w:after="28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 xml:space="preserve">Spatial Corps technologies stand apart because they focus on </w:t>
      </w:r>
      <w:r w:rsidRPr="00D566E8">
        <w:rPr>
          <w:rFonts w:ascii="Quattrocento Sans" w:eastAsia="Quattrocento Sans" w:hAnsi="Quattrocento Sans" w:cs="Quattrocento Sans"/>
          <w:b/>
          <w:bCs/>
          <w:sz w:val="21"/>
          <w:szCs w:val="21"/>
        </w:rPr>
        <w:t>musical intelligence and human usability</w:t>
      </w:r>
      <w:r w:rsidRPr="00D566E8">
        <w:rPr>
          <w:rFonts w:ascii="Quattrocento Sans" w:eastAsia="Quattrocento Sans" w:hAnsi="Quattrocento Sans" w:cs="Quattrocento Sans"/>
          <w:sz w:val="21"/>
          <w:szCs w:val="21"/>
        </w:rPr>
        <w:t>, not just technical complexity.</w:t>
      </w:r>
    </w:p>
    <w:p w14:paraId="7C8E83DE" w14:textId="77777777" w:rsidR="0007265A" w:rsidRPr="00D566E8" w:rsidRDefault="008441D1">
      <w:pPr>
        <w:spacing w:before="280" w:after="28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The ecosystem delivers:</w:t>
      </w:r>
    </w:p>
    <w:p w14:paraId="7C8E83DF" w14:textId="77777777" w:rsidR="0007265A" w:rsidRPr="00D566E8" w:rsidRDefault="008441D1">
      <w:pPr>
        <w:numPr>
          <w:ilvl w:val="0"/>
          <w:numId w:val="35"/>
        </w:numPr>
        <w:spacing w:before="280" w:after="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Immersive spatial audio without dedicated or proprietary installations</w:t>
      </w:r>
    </w:p>
    <w:p w14:paraId="7C8E83E0" w14:textId="77777777" w:rsidR="0007265A" w:rsidRPr="00D566E8" w:rsidRDefault="008441D1">
      <w:pPr>
        <w:numPr>
          <w:ilvl w:val="0"/>
          <w:numId w:val="35"/>
        </w:numPr>
        <w:spacing w:after="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Broad compatibility with existing professional equipment</w:t>
      </w:r>
    </w:p>
    <w:p w14:paraId="7C8E83E1" w14:textId="77777777" w:rsidR="0007265A" w:rsidRPr="00D566E8" w:rsidRDefault="008441D1">
      <w:pPr>
        <w:numPr>
          <w:ilvl w:val="0"/>
          <w:numId w:val="35"/>
        </w:numPr>
        <w:spacing w:after="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Simplified operation and rapid adoption</w:t>
      </w:r>
    </w:p>
    <w:p w14:paraId="7C8E83E2" w14:textId="77777777" w:rsidR="0007265A" w:rsidRPr="00D566E8" w:rsidRDefault="008441D1">
      <w:pPr>
        <w:numPr>
          <w:ilvl w:val="0"/>
          <w:numId w:val="35"/>
        </w:numPr>
        <w:spacing w:after="28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Spatial behavior that is musically synchronized—not arbitrarily automated</w:t>
      </w:r>
    </w:p>
    <w:p w14:paraId="7C8E83E5" w14:textId="4ADE3EF0" w:rsidR="0007265A" w:rsidRPr="00D566E8" w:rsidRDefault="008441D1">
      <w:pPr>
        <w:spacing w:before="280" w:after="28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Our approach is pragmatic, flexible, and rooted in club reality—where experience, flow, and reliability matter more than technical spectacle.</w:t>
      </w:r>
    </w:p>
    <w:p w14:paraId="7C8E83E6" w14:textId="77777777" w:rsidR="0007265A" w:rsidRPr="00D566E8" w:rsidRDefault="008441D1">
      <w:pPr>
        <w:spacing w:after="0"/>
        <w:rPr>
          <w:rFonts w:ascii="Quattrocento Sans" w:eastAsia="Quattrocento Sans" w:hAnsi="Quattrocento Sans" w:cs="Quattrocento Sans"/>
          <w:sz w:val="21"/>
          <w:szCs w:val="21"/>
        </w:rPr>
      </w:pPr>
      <w:r w:rsidRPr="00D566E8">
        <w:lastRenderedPageBreak/>
        <w:pict w14:anchorId="7C8E84CC">
          <v:rect id="_x0000_i1036" style="width:0;height:1.5pt" o:hralign="center" o:hrstd="t" o:hr="t" fillcolor="#a0a0a0" stroked="f"/>
        </w:pict>
      </w:r>
    </w:p>
    <w:p w14:paraId="7C8E83E7" w14:textId="77777777" w:rsidR="0007265A" w:rsidRPr="00D566E8" w:rsidRDefault="008441D1">
      <w:pPr>
        <w:spacing w:before="280" w:after="280"/>
        <w:rPr>
          <w:rFonts w:ascii="Quattrocento Sans" w:eastAsia="Quattrocento Sans" w:hAnsi="Quattrocento Sans" w:cs="Quattrocento Sans"/>
          <w:b/>
          <w:bCs/>
          <w:sz w:val="36"/>
          <w:szCs w:val="36"/>
        </w:rPr>
      </w:pPr>
      <w:r w:rsidRPr="00D566E8">
        <w:rPr>
          <w:rFonts w:ascii="Quattrocento Sans" w:eastAsia="Quattrocento Sans" w:hAnsi="Quattrocento Sans" w:cs="Quattrocento Sans"/>
          <w:b/>
          <w:bCs/>
          <w:sz w:val="36"/>
          <w:szCs w:val="36"/>
        </w:rPr>
        <w:t>From Ibiza to Everywhere</w:t>
      </w:r>
    </w:p>
    <w:p w14:paraId="7C8E83E8" w14:textId="77777777" w:rsidR="0007265A" w:rsidRPr="00D566E8" w:rsidRDefault="008441D1">
      <w:pPr>
        <w:spacing w:before="280" w:after="28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 xml:space="preserve">Spatial Corps technologies were shaped </w:t>
      </w:r>
      <w:proofErr w:type="gramStart"/>
      <w:r w:rsidRPr="00D566E8">
        <w:rPr>
          <w:rFonts w:ascii="Quattrocento Sans" w:eastAsia="Quattrocento Sans" w:hAnsi="Quattrocento Sans" w:cs="Quattrocento Sans"/>
          <w:sz w:val="21"/>
          <w:szCs w:val="21"/>
        </w:rPr>
        <w:t>in</w:t>
      </w:r>
      <w:proofErr w:type="gramEnd"/>
      <w:r w:rsidRPr="00D566E8">
        <w:rPr>
          <w:rFonts w:ascii="Quattrocento Sans" w:eastAsia="Quattrocento Sans" w:hAnsi="Quattrocento Sans" w:cs="Quattrocento Sans"/>
          <w:sz w:val="21"/>
          <w:szCs w:val="21"/>
        </w:rPr>
        <w:t xml:space="preserve"> one of the most demanding club environments in the world.</w:t>
      </w:r>
    </w:p>
    <w:p w14:paraId="7C8E83E9" w14:textId="77777777" w:rsidR="0007265A" w:rsidRPr="00D566E8" w:rsidRDefault="008441D1">
      <w:pPr>
        <w:spacing w:before="280" w:after="28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Our mission is to make that level of immersive, rhythm-driven audio experience accessible anywhere—for clubs, artists, and communities who want to move beyond the ordinary.</w:t>
      </w:r>
    </w:p>
    <w:p w14:paraId="7C8E83EA" w14:textId="77777777" w:rsidR="0007265A" w:rsidRPr="00D566E8" w:rsidRDefault="008441D1">
      <w:pPr>
        <w:spacing w:before="280" w:after="28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This is not just technology.</w:t>
      </w:r>
      <w:r w:rsidRPr="00D566E8">
        <w:rPr>
          <w:rFonts w:ascii="Quattrocento Sans" w:eastAsia="Quattrocento Sans" w:hAnsi="Quattrocento Sans" w:cs="Quattrocento Sans"/>
          <w:sz w:val="21"/>
          <w:szCs w:val="21"/>
        </w:rPr>
        <w:br/>
        <w:t>It is culture, performance, and sound—</w:t>
      </w:r>
      <w:r w:rsidRPr="00D566E8">
        <w:rPr>
          <w:rFonts w:ascii="Quattrocento Sans" w:eastAsia="Quattrocento Sans" w:hAnsi="Quattrocento Sans" w:cs="Quattrocento Sans"/>
          <w:sz w:val="21"/>
          <w:szCs w:val="21"/>
        </w:rPr>
        <w:br/>
      </w:r>
      <w:r w:rsidRPr="00D566E8">
        <w:rPr>
          <w:rFonts w:ascii="Quattrocento Sans" w:eastAsia="Quattrocento Sans" w:hAnsi="Quattrocento Sans" w:cs="Quattrocento Sans"/>
          <w:b/>
          <w:bCs/>
          <w:sz w:val="21"/>
          <w:szCs w:val="21"/>
        </w:rPr>
        <w:t>designed to</w:t>
      </w:r>
      <w:sdt>
        <w:sdtPr>
          <w:tag w:val="goog_rdk_43"/>
          <w:id w:val="2036679638"/>
        </w:sdtPr>
        <w:sdtEndPr/>
        <w:sdtContent>
          <w:ins w:id="2" w:author="Michele Azzimonti" w:date="2026-04-24T19:23:00Z">
            <w:r w:rsidRPr="00D566E8">
              <w:rPr>
                <w:rFonts w:ascii="Quattrocento Sans" w:eastAsia="Quattrocento Sans" w:hAnsi="Quattrocento Sans" w:cs="Quattrocento Sans"/>
                <w:b/>
                <w:bCs/>
                <w:sz w:val="21"/>
                <w:szCs w:val="21"/>
              </w:rPr>
              <w:t xml:space="preserve"> </w:t>
            </w:r>
          </w:ins>
        </w:sdtContent>
      </w:sdt>
      <w:r w:rsidRPr="00D566E8">
        <w:rPr>
          <w:rFonts w:ascii="Quattrocento Sans" w:eastAsia="Quattrocento Sans" w:hAnsi="Quattrocento Sans" w:cs="Quattrocento Sans"/>
          <w:b/>
          <w:bCs/>
          <w:sz w:val="21"/>
          <w:szCs w:val="21"/>
        </w:rPr>
        <w:t>move people.</w:t>
      </w:r>
    </w:p>
    <w:p w14:paraId="7C8E83ED" w14:textId="77777777" w:rsidR="0007265A" w:rsidRDefault="008441D1">
      <w:pPr>
        <w:spacing w:before="280" w:after="280"/>
        <w:rPr>
          <w:rFonts w:ascii="Quattrocento Sans" w:eastAsia="Quattrocento Sans" w:hAnsi="Quattrocento Sans" w:cs="Quattrocento Sans"/>
          <w:b/>
          <w:bCs/>
          <w:sz w:val="48"/>
          <w:szCs w:val="48"/>
        </w:rPr>
      </w:pPr>
      <w:r>
        <w:rPr>
          <w:rFonts w:ascii="Quattrocento Sans" w:eastAsia="Quattrocento Sans" w:hAnsi="Quattrocento Sans" w:cs="Quattrocento Sans"/>
          <w:b/>
          <w:bCs/>
          <w:sz w:val="48"/>
          <w:szCs w:val="48"/>
        </w:rPr>
        <w:t>O</w:t>
      </w:r>
      <w:r>
        <w:rPr>
          <w:rFonts w:ascii="Quattrocento Sans" w:eastAsia="Quattrocento Sans" w:hAnsi="Quattrocento Sans" w:cs="Quattrocento Sans"/>
          <w:b/>
          <w:bCs/>
          <w:sz w:val="48"/>
          <w:szCs w:val="48"/>
        </w:rPr>
        <w:t>ur Services</w:t>
      </w:r>
    </w:p>
    <w:p w14:paraId="7C8E83EE" w14:textId="77777777" w:rsidR="0007265A" w:rsidRDefault="008441D1">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An Ecosystem Built Around Sound, Experience, and People</w:t>
      </w:r>
    </w:p>
    <w:p w14:paraId="7C8E83F0" w14:textId="3347D8FA"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At Spatial Corps, our services are not standalone offerings.</w:t>
      </w:r>
      <w:r>
        <w:rPr>
          <w:rFonts w:ascii="Quattrocento Sans" w:eastAsia="Quattrocento Sans" w:hAnsi="Quattrocento Sans" w:cs="Quattrocento Sans"/>
          <w:sz w:val="21"/>
          <w:szCs w:val="21"/>
        </w:rPr>
        <w:br/>
        <w:t xml:space="preserve">They form an </w:t>
      </w:r>
      <w:r>
        <w:rPr>
          <w:rFonts w:ascii="Quattrocento Sans" w:eastAsia="Quattrocento Sans" w:hAnsi="Quattrocento Sans" w:cs="Quattrocento Sans"/>
          <w:b/>
          <w:bCs/>
          <w:sz w:val="21"/>
          <w:szCs w:val="21"/>
        </w:rPr>
        <w:t>integrated ecosystem</w:t>
      </w:r>
      <w:r>
        <w:rPr>
          <w:rFonts w:ascii="Quattrocento Sans" w:eastAsia="Quattrocento Sans" w:hAnsi="Quattrocento Sans" w:cs="Quattrocento Sans"/>
          <w:sz w:val="21"/>
          <w:szCs w:val="21"/>
        </w:rPr>
        <w:t xml:space="preserve"> designed to support venues and artists before, during, and long after the technology is installed.</w:t>
      </w:r>
      <w:sdt>
        <w:sdtPr>
          <w:tag w:val="goog_rdk_45"/>
          <w:id w:val="-158898537"/>
        </w:sdtPr>
        <w:sdtEndPr/>
        <w:sdtContent>
          <w:sdt>
            <w:sdtPr>
              <w:tag w:val="goog_rdk_46"/>
              <w:id w:val="-794463856"/>
              <w:showingPlcHdr/>
            </w:sdtPr>
            <w:sdtEndPr/>
            <w:sdtContent>
              <w:r w:rsidR="00D566E8">
                <w:t xml:space="preserve">     </w:t>
              </w:r>
            </w:sdtContent>
          </w:sdt>
        </w:sdtContent>
      </w:sdt>
    </w:p>
    <w:p w14:paraId="7C8E83F1"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We don’t simply deliver technology.</w:t>
      </w:r>
      <w:r>
        <w:rPr>
          <w:rFonts w:ascii="Quattrocento Sans" w:eastAsia="Quattrocento Sans" w:hAnsi="Quattrocento Sans" w:cs="Quattrocento Sans"/>
          <w:sz w:val="21"/>
          <w:szCs w:val="21"/>
        </w:rPr>
        <w:br/>
        <w:t xml:space="preserve">We </w:t>
      </w:r>
      <w:r>
        <w:rPr>
          <w:rFonts w:ascii="Quattrocento Sans" w:eastAsia="Quattrocento Sans" w:hAnsi="Quattrocento Sans" w:cs="Quattrocento Sans"/>
          <w:b/>
          <w:bCs/>
          <w:sz w:val="21"/>
          <w:szCs w:val="21"/>
        </w:rPr>
        <w:t>partner with our clients to unlock its full potential</w:t>
      </w:r>
      <w:r>
        <w:rPr>
          <w:rFonts w:ascii="Quattrocento Sans" w:eastAsia="Quattrocento Sans" w:hAnsi="Quattrocento Sans" w:cs="Quattrocento Sans"/>
          <w:sz w:val="21"/>
          <w:szCs w:val="21"/>
        </w:rPr>
        <w:t>.</w:t>
      </w:r>
    </w:p>
    <w:p w14:paraId="7C8E83F2" w14:textId="77777777" w:rsidR="0007265A" w:rsidRDefault="008441D1">
      <w:pPr>
        <w:spacing w:after="0"/>
        <w:rPr>
          <w:rFonts w:ascii="Quattrocento Sans" w:eastAsia="Quattrocento Sans" w:hAnsi="Quattrocento Sans" w:cs="Quattrocento Sans"/>
          <w:sz w:val="21"/>
          <w:szCs w:val="21"/>
        </w:rPr>
      </w:pPr>
      <w:r>
        <w:pict w14:anchorId="7C8E84CD">
          <v:rect id="_x0000_i1037" style="width:0;height:1.5pt" o:hralign="center" o:hrstd="t" o:hr="t" fillcolor="#a0a0a0" stroked="f"/>
        </w:pict>
      </w:r>
    </w:p>
    <w:p w14:paraId="7C8E83F3" w14:textId="77777777" w:rsidR="0007265A" w:rsidRDefault="008441D1">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From Vision to Reality</w:t>
      </w:r>
    </w:p>
    <w:p w14:paraId="7C8E83F4"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Every venue is different.</w:t>
      </w:r>
      <w:r>
        <w:rPr>
          <w:rFonts w:ascii="Quattrocento Sans" w:eastAsia="Quattrocento Sans" w:hAnsi="Quattrocento Sans" w:cs="Quattrocento Sans"/>
          <w:sz w:val="21"/>
          <w:szCs w:val="21"/>
        </w:rPr>
        <w:br/>
        <w:t>Every sound system has its own strengths, limitations, and personality.</w:t>
      </w:r>
    </w:p>
    <w:p w14:paraId="7C8E83F5"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Our service ecosystem starts with understanding—not assumptions.</w:t>
      </w:r>
    </w:p>
    <w:p w14:paraId="7C8E83F6"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We work closely with club owners, operators, and technical teams to:</w:t>
      </w:r>
    </w:p>
    <w:p w14:paraId="7C8E83F7" w14:textId="77777777" w:rsidR="0007265A" w:rsidRDefault="008441D1">
      <w:pPr>
        <w:numPr>
          <w:ilvl w:val="0"/>
          <w:numId w:val="33"/>
        </w:numPr>
        <w:spacing w:before="280" w:after="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Understand the identity and ambition of the venue</w:t>
      </w:r>
    </w:p>
    <w:p w14:paraId="7C8E83F8" w14:textId="77777777" w:rsidR="0007265A" w:rsidRDefault="008441D1">
      <w:pPr>
        <w:numPr>
          <w:ilvl w:val="0"/>
          <w:numId w:val="33"/>
        </w:numPr>
        <w:spacing w:after="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Evaluate the existing audio infrastructure</w:t>
      </w:r>
    </w:p>
    <w:p w14:paraId="7C8E83F9" w14:textId="77777777" w:rsidR="0007265A" w:rsidRDefault="008441D1">
      <w:pPr>
        <w:numPr>
          <w:ilvl w:val="0"/>
          <w:numId w:val="33"/>
        </w:numPr>
        <w:spacing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 xml:space="preserve">Define how immersive audio can enhance </w:t>
      </w:r>
      <w:proofErr w:type="gramStart"/>
      <w:r>
        <w:rPr>
          <w:rFonts w:ascii="Quattrocento Sans" w:eastAsia="Quattrocento Sans" w:hAnsi="Quattrocento Sans" w:cs="Quattrocento Sans"/>
          <w:sz w:val="21"/>
          <w:szCs w:val="21"/>
        </w:rPr>
        <w:t>the overall</w:t>
      </w:r>
      <w:proofErr w:type="gramEnd"/>
      <w:r>
        <w:rPr>
          <w:rFonts w:ascii="Quattrocento Sans" w:eastAsia="Quattrocento Sans" w:hAnsi="Quattrocento Sans" w:cs="Quattrocento Sans"/>
          <w:sz w:val="21"/>
          <w:szCs w:val="21"/>
        </w:rPr>
        <w:t xml:space="preserve"> experience</w:t>
      </w:r>
    </w:p>
    <w:p w14:paraId="7C8E83FA"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From the very first conversation, our focus is clear:</w:t>
      </w:r>
      <w:r>
        <w:rPr>
          <w:rFonts w:ascii="Quattrocento Sans" w:eastAsia="Quattrocento Sans" w:hAnsi="Quattrocento Sans" w:cs="Quattrocento Sans"/>
          <w:sz w:val="21"/>
          <w:szCs w:val="21"/>
        </w:rPr>
        <w:br/>
      </w:r>
      <w:r>
        <w:rPr>
          <w:rFonts w:ascii="Quattrocento Sans" w:eastAsia="Quattrocento Sans" w:hAnsi="Quattrocento Sans" w:cs="Quattrocento Sans"/>
          <w:b/>
          <w:bCs/>
          <w:sz w:val="21"/>
          <w:szCs w:val="21"/>
        </w:rPr>
        <w:t>maximize results while respecting what already works.</w:t>
      </w:r>
    </w:p>
    <w:p w14:paraId="7C8E83FB" w14:textId="77777777" w:rsidR="0007265A" w:rsidRDefault="008441D1">
      <w:pPr>
        <w:spacing w:after="0"/>
        <w:rPr>
          <w:rFonts w:ascii="Quattrocento Sans" w:eastAsia="Quattrocento Sans" w:hAnsi="Quattrocento Sans" w:cs="Quattrocento Sans"/>
          <w:sz w:val="21"/>
          <w:szCs w:val="21"/>
        </w:rPr>
      </w:pPr>
      <w:r>
        <w:pict w14:anchorId="7C8E84CE">
          <v:rect id="_x0000_i1038" style="width:0;height:1.5pt" o:hralign="center" o:hrstd="t" o:hr="t" fillcolor="#a0a0a0" stroked="f"/>
        </w:pict>
      </w:r>
    </w:p>
    <w:p w14:paraId="2231E9B5" w14:textId="77777777" w:rsidR="002B3A2D" w:rsidRDefault="002B3A2D">
      <w:pPr>
        <w:spacing w:before="280" w:after="280"/>
        <w:rPr>
          <w:rFonts w:ascii="Quattrocento Sans" w:eastAsia="Quattrocento Sans" w:hAnsi="Quattrocento Sans" w:cs="Quattrocento Sans"/>
          <w:b/>
          <w:bCs/>
          <w:sz w:val="36"/>
          <w:szCs w:val="36"/>
        </w:rPr>
      </w:pPr>
    </w:p>
    <w:p w14:paraId="7C8E83FC" w14:textId="7E1FBA10" w:rsidR="0007265A" w:rsidRPr="00D566E8" w:rsidRDefault="008441D1">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lastRenderedPageBreak/>
        <w:t xml:space="preserve">Spatial Audio Integration </w:t>
      </w:r>
      <w:r w:rsidRPr="00D566E8">
        <w:rPr>
          <w:rFonts w:ascii="Quattrocento Sans" w:eastAsia="Quattrocento Sans" w:hAnsi="Quattrocento Sans" w:cs="Quattrocento Sans"/>
          <w:b/>
          <w:bCs/>
          <w:sz w:val="36"/>
          <w:szCs w:val="36"/>
        </w:rPr>
        <w:t>&amp; Optimization</w:t>
      </w:r>
    </w:p>
    <w:p w14:paraId="7C8E83FD" w14:textId="1B26929C" w:rsidR="0007265A" w:rsidRDefault="008441D1">
      <w:pPr>
        <w:spacing w:before="280" w:after="28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 xml:space="preserve">At the core of our service offering is the integration of </w:t>
      </w:r>
      <w:r w:rsidRPr="00D566E8">
        <w:rPr>
          <w:rFonts w:ascii="Quattrocento Sans" w:eastAsia="Quattrocento Sans" w:hAnsi="Quattrocento Sans" w:cs="Quattrocento Sans"/>
          <w:b/>
          <w:bCs/>
          <w:sz w:val="21"/>
          <w:szCs w:val="21"/>
        </w:rPr>
        <w:t>Spatial</w:t>
      </w:r>
      <w:r w:rsidR="00B953D5" w:rsidRPr="00B953D5">
        <w:t xml:space="preserve"> </w:t>
      </w:r>
      <w:r w:rsidR="00B953D5" w:rsidRPr="00B953D5">
        <w:rPr>
          <w:rFonts w:ascii="Quattrocento Sans" w:eastAsia="Quattrocento Sans" w:hAnsi="Quattrocento Sans" w:cs="Quattrocento Sans"/>
          <w:b/>
          <w:bCs/>
          <w:sz w:val="21"/>
          <w:szCs w:val="21"/>
        </w:rPr>
        <w:t>Club</w:t>
      </w:r>
      <w:r w:rsidRPr="00D566E8">
        <w:rPr>
          <w:rFonts w:ascii="Quattrocento Sans" w:eastAsia="Quattrocento Sans" w:hAnsi="Quattrocento Sans" w:cs="Quattrocento Sans"/>
          <w:b/>
          <w:bCs/>
          <w:sz w:val="21"/>
          <w:szCs w:val="21"/>
        </w:rPr>
        <w:t xml:space="preserve"> </w:t>
      </w:r>
      <w:r w:rsidRPr="00D566E8">
        <w:rPr>
          <w:rFonts w:ascii="Quattrocento Sans" w:eastAsia="Quattrocento Sans" w:hAnsi="Quattrocento Sans" w:cs="Quattrocento Sans"/>
          <w:sz w:val="21"/>
          <w:szCs w:val="21"/>
        </w:rPr>
        <w:t>into real-</w:t>
      </w:r>
      <w:r w:rsidRPr="00D566E8">
        <w:rPr>
          <w:rFonts w:ascii="Quattrocento Sans" w:eastAsia="Quattrocento Sans" w:hAnsi="Quattrocento Sans" w:cs="Quattrocento Sans"/>
          <w:sz w:val="21"/>
          <w:szCs w:val="21"/>
        </w:rPr>
        <w:t xml:space="preserve">world </w:t>
      </w:r>
      <w:r>
        <w:rPr>
          <w:rFonts w:ascii="Quattrocento Sans" w:eastAsia="Quattrocento Sans" w:hAnsi="Quattrocento Sans" w:cs="Quattrocento Sans"/>
          <w:sz w:val="21"/>
          <w:szCs w:val="21"/>
        </w:rPr>
        <w:t>club environments.</w:t>
      </w:r>
    </w:p>
    <w:p w14:paraId="7C8E83FE"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 xml:space="preserve">Our approach is pragmatic, efficient, and </w:t>
      </w:r>
      <w:proofErr w:type="gramStart"/>
      <w:r>
        <w:rPr>
          <w:rFonts w:ascii="Quattrocento Sans" w:eastAsia="Quattrocento Sans" w:hAnsi="Quattrocento Sans" w:cs="Quattrocento Sans"/>
          <w:sz w:val="21"/>
          <w:szCs w:val="21"/>
        </w:rPr>
        <w:t>experience-driven</w:t>
      </w:r>
      <w:proofErr w:type="gramEnd"/>
      <w:r>
        <w:rPr>
          <w:rFonts w:ascii="Quattrocento Sans" w:eastAsia="Quattrocento Sans" w:hAnsi="Quattrocento Sans" w:cs="Quattrocento Sans"/>
          <w:sz w:val="21"/>
          <w:szCs w:val="21"/>
        </w:rPr>
        <w:t>.</w:t>
      </w:r>
    </w:p>
    <w:p w14:paraId="7C8E83FF"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We provide:</w:t>
      </w:r>
    </w:p>
    <w:p w14:paraId="7C8E8400" w14:textId="77777777" w:rsidR="0007265A" w:rsidRDefault="008441D1">
      <w:pPr>
        <w:numPr>
          <w:ilvl w:val="0"/>
          <w:numId w:val="36"/>
        </w:numPr>
        <w:spacing w:before="280" w:after="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System analysis and audio evaluation</w:t>
      </w:r>
    </w:p>
    <w:p w14:paraId="7C8E8401" w14:textId="77777777" w:rsidR="0007265A" w:rsidRDefault="008441D1">
      <w:pPr>
        <w:numPr>
          <w:ilvl w:val="0"/>
          <w:numId w:val="36"/>
        </w:numPr>
        <w:spacing w:after="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 xml:space="preserve">Spatial </w:t>
      </w:r>
      <w:sdt>
        <w:sdtPr>
          <w:tag w:val="goog_rdk_49"/>
          <w:id w:val="-568514857"/>
        </w:sdtPr>
        <w:sdtEndPr/>
        <w:sdtContent>
          <w:r>
            <w:rPr>
              <w:rFonts w:ascii="Quattrocento Sans" w:eastAsia="Quattrocento Sans" w:hAnsi="Quattrocento Sans" w:cs="Quattrocento Sans"/>
              <w:b/>
              <w:bCs/>
              <w:sz w:val="21"/>
              <w:szCs w:val="21"/>
            </w:rPr>
            <w:t xml:space="preserve">Club </w:t>
          </w:r>
        </w:sdtContent>
      </w:sdt>
      <w:r>
        <w:rPr>
          <w:rFonts w:ascii="Quattrocento Sans" w:eastAsia="Quattrocento Sans" w:hAnsi="Quattrocento Sans" w:cs="Quattrocento Sans"/>
          <w:b/>
          <w:bCs/>
          <w:sz w:val="21"/>
          <w:szCs w:val="21"/>
        </w:rPr>
        <w:t>configuration and tuning</w:t>
      </w:r>
    </w:p>
    <w:p w14:paraId="7C8E8402" w14:textId="716CFB20" w:rsidR="0007265A" w:rsidRDefault="008441D1">
      <w:pPr>
        <w:numPr>
          <w:ilvl w:val="0"/>
          <w:numId w:val="36"/>
        </w:numPr>
        <w:spacing w:after="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 xml:space="preserve">Seamless integration </w:t>
      </w:r>
      <w:sdt>
        <w:sdtPr>
          <w:tag w:val="goog_rdk_50"/>
          <w:id w:val="639768427"/>
          <w:showingPlcHdr/>
        </w:sdtPr>
        <w:sdtEndPr/>
        <w:sdtContent>
          <w:r w:rsidR="00D566E8">
            <w:t xml:space="preserve">     </w:t>
          </w:r>
        </w:sdtContent>
      </w:sdt>
    </w:p>
    <w:p w14:paraId="7C8E8403" w14:textId="77777777" w:rsidR="0007265A" w:rsidRDefault="008441D1">
      <w:pPr>
        <w:numPr>
          <w:ilvl w:val="0"/>
          <w:numId w:val="36"/>
        </w:numPr>
        <w:spacing w:after="28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On-site commissioning and validation</w:t>
      </w:r>
    </w:p>
    <w:p w14:paraId="7C8E8404"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 xml:space="preserve">The goal is not to make systems more </w:t>
      </w:r>
      <w:proofErr w:type="gramStart"/>
      <w:r>
        <w:rPr>
          <w:rFonts w:ascii="Quattrocento Sans" w:eastAsia="Quattrocento Sans" w:hAnsi="Quattrocento Sans" w:cs="Quattrocento Sans"/>
          <w:sz w:val="21"/>
          <w:szCs w:val="21"/>
        </w:rPr>
        <w:t>complex—</w:t>
      </w:r>
      <w:proofErr w:type="gramEnd"/>
      <w:r>
        <w:rPr>
          <w:rFonts w:ascii="Quattrocento Sans" w:eastAsia="Quattrocento Sans" w:hAnsi="Quattrocento Sans" w:cs="Quattrocento Sans"/>
          <w:sz w:val="21"/>
          <w:szCs w:val="21"/>
        </w:rPr>
        <w:t xml:space="preserve">it is to make them </w:t>
      </w:r>
      <w:r>
        <w:rPr>
          <w:rFonts w:ascii="Quattrocento Sans" w:eastAsia="Quattrocento Sans" w:hAnsi="Quattrocento Sans" w:cs="Quattrocento Sans"/>
          <w:b/>
          <w:bCs/>
          <w:sz w:val="21"/>
          <w:szCs w:val="21"/>
        </w:rPr>
        <w:t>more expressive, immersive, and controllable</w:t>
      </w:r>
      <w:r>
        <w:rPr>
          <w:rFonts w:ascii="Quattrocento Sans" w:eastAsia="Quattrocento Sans" w:hAnsi="Quattrocento Sans" w:cs="Quattrocento Sans"/>
          <w:sz w:val="21"/>
          <w:szCs w:val="21"/>
        </w:rPr>
        <w:t>.</w:t>
      </w:r>
    </w:p>
    <w:p w14:paraId="7C8E840D" w14:textId="77777777" w:rsidR="0007265A" w:rsidRDefault="008441D1">
      <w:pPr>
        <w:spacing w:after="0"/>
        <w:rPr>
          <w:rFonts w:ascii="Quattrocento Sans" w:eastAsia="Quattrocento Sans" w:hAnsi="Quattrocento Sans" w:cs="Quattrocento Sans"/>
          <w:sz w:val="21"/>
          <w:szCs w:val="21"/>
        </w:rPr>
      </w:pPr>
      <w:r>
        <w:pict w14:anchorId="7C8E84D0">
          <v:rect id="_x0000_i1040" style="width:0;height:1.5pt" o:hralign="center" o:hrstd="t" o:hr="t" fillcolor="#a0a0a0" stroked="f"/>
        </w:pict>
      </w:r>
    </w:p>
    <w:p w14:paraId="7C8E840E" w14:textId="48573812" w:rsidR="0007265A" w:rsidRDefault="008441D1">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DJ Enablement &amp; Training</w:t>
      </w:r>
    </w:p>
    <w:p w14:paraId="7C8E840F"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Technology alone does not create immersion—people do.</w:t>
      </w:r>
    </w:p>
    <w:p w14:paraId="7C8E8410"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 xml:space="preserve">That’s why our service ecosystem places strong emphasis on </w:t>
      </w:r>
      <w:r>
        <w:rPr>
          <w:rFonts w:ascii="Quattrocento Sans" w:eastAsia="Quattrocento Sans" w:hAnsi="Quattrocento Sans" w:cs="Quattrocento Sans"/>
          <w:b/>
          <w:bCs/>
          <w:sz w:val="21"/>
          <w:szCs w:val="21"/>
        </w:rPr>
        <w:t>DJ enablement</w:t>
      </w:r>
      <w:r>
        <w:rPr>
          <w:rFonts w:ascii="Quattrocento Sans" w:eastAsia="Quattrocento Sans" w:hAnsi="Quattrocento Sans" w:cs="Quattrocento Sans"/>
          <w:sz w:val="21"/>
          <w:szCs w:val="21"/>
        </w:rPr>
        <w:t>.</w:t>
      </w:r>
    </w:p>
    <w:p w14:paraId="7C8E8411"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We support artists by:</w:t>
      </w:r>
    </w:p>
    <w:p w14:paraId="7C8E8412" w14:textId="77777777" w:rsidR="0007265A" w:rsidRDefault="008441D1">
      <w:pPr>
        <w:numPr>
          <w:ilvl w:val="0"/>
          <w:numId w:val="38"/>
        </w:numPr>
        <w:spacing w:before="280" w:after="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Introducing intuitive spatial performance workflows</w:t>
      </w:r>
    </w:p>
    <w:p w14:paraId="7C8E8413" w14:textId="77777777" w:rsidR="0007265A" w:rsidRDefault="008441D1">
      <w:pPr>
        <w:numPr>
          <w:ilvl w:val="0"/>
          <w:numId w:val="38"/>
        </w:numPr>
        <w:spacing w:after="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Training them to use Spatial DJ confidently and creatively</w:t>
      </w:r>
    </w:p>
    <w:p w14:paraId="7C8E8414" w14:textId="77777777" w:rsidR="0007265A" w:rsidRDefault="008441D1">
      <w:pPr>
        <w:numPr>
          <w:ilvl w:val="0"/>
          <w:numId w:val="38"/>
        </w:numPr>
        <w:spacing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Helping them integrate immersive sound naturally into their sets</w:t>
      </w:r>
    </w:p>
    <w:p w14:paraId="7C8E8415" w14:textId="2DD5A2DB" w:rsidR="0007265A" w:rsidRDefault="008441D1" w:rsidP="008441D1">
      <w:pPr>
        <w:spacing w:before="280" w:after="280"/>
        <w:jc w:val="both"/>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 xml:space="preserve">The objective is simple but powerful: </w:t>
      </w:r>
      <w:proofErr w:type="gramStart"/>
      <w:r>
        <w:rPr>
          <w:rFonts w:ascii="Quattrocento Sans" w:eastAsia="Quattrocento Sans" w:hAnsi="Quattrocento Sans" w:cs="Quattrocento Sans"/>
          <w:sz w:val="21"/>
          <w:szCs w:val="21"/>
        </w:rPr>
        <w:t>enable</w:t>
      </w:r>
      <w:proofErr w:type="gramEnd"/>
      <w:r>
        <w:rPr>
          <w:rFonts w:ascii="Quattrocento Sans" w:eastAsia="Quattrocento Sans" w:hAnsi="Quattrocento Sans" w:cs="Quattrocento Sans"/>
          <w:sz w:val="21"/>
          <w:szCs w:val="21"/>
        </w:rPr>
        <w:t xml:space="preserve"> DJs to </w:t>
      </w:r>
      <w:r>
        <w:rPr>
          <w:rFonts w:ascii="Quattrocento Sans" w:eastAsia="Quattrocento Sans" w:hAnsi="Quattrocento Sans" w:cs="Quattrocento Sans"/>
          <w:b/>
          <w:bCs/>
          <w:sz w:val="21"/>
          <w:szCs w:val="21"/>
        </w:rPr>
        <w:t>express themselves more fully</w:t>
      </w:r>
      <w:r>
        <w:rPr>
          <w:rFonts w:ascii="Quattrocento Sans" w:eastAsia="Quattrocento Sans" w:hAnsi="Quattrocento Sans" w:cs="Quattrocento Sans"/>
          <w:sz w:val="21"/>
          <w:szCs w:val="21"/>
        </w:rPr>
        <w:t>, without adding complexity or disrupting their creative flow.</w:t>
      </w:r>
    </w:p>
    <w:p w14:paraId="7C8E8416" w14:textId="77777777" w:rsidR="0007265A" w:rsidRDefault="008441D1">
      <w:pPr>
        <w:spacing w:after="0"/>
        <w:rPr>
          <w:rFonts w:ascii="Quattrocento Sans" w:eastAsia="Quattrocento Sans" w:hAnsi="Quattrocento Sans" w:cs="Quattrocento Sans"/>
          <w:sz w:val="21"/>
          <w:szCs w:val="21"/>
        </w:rPr>
      </w:pPr>
      <w:r>
        <w:pict w14:anchorId="7C8E84D1">
          <v:rect id="_x0000_i1041" style="width:0;height:1.5pt" o:hralign="center" o:hrstd="t" o:hr="t" fillcolor="#a0a0a0" stroked="f"/>
        </w:pict>
      </w:r>
    </w:p>
    <w:p w14:paraId="7C8E8417" w14:textId="59DA3238" w:rsidR="0007265A" w:rsidRDefault="008441D1">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Ongoing Support &amp; Evolution</w:t>
      </w:r>
    </w:p>
    <w:p w14:paraId="7C8E8418" w14:textId="558B0A4E"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 xml:space="preserve">Clubs are living environments. </w:t>
      </w:r>
      <w:r>
        <w:rPr>
          <w:rFonts w:ascii="Quattrocento Sans" w:eastAsia="Quattrocento Sans" w:hAnsi="Quattrocento Sans" w:cs="Quattrocento Sans"/>
          <w:sz w:val="21"/>
          <w:szCs w:val="21"/>
        </w:rPr>
        <w:t>Music, artists, audiences, and expectations evolve constantly.</w:t>
      </w:r>
    </w:p>
    <w:p w14:paraId="7C8E8419"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Our services extend beyond installation through:</w:t>
      </w:r>
    </w:p>
    <w:p w14:paraId="7C8E841B" w14:textId="18BA67E0" w:rsidR="0007265A" w:rsidRPr="00D566E8" w:rsidRDefault="008441D1" w:rsidP="00D566E8">
      <w:pPr>
        <w:numPr>
          <w:ilvl w:val="0"/>
          <w:numId w:val="39"/>
        </w:numPr>
        <w:spacing w:before="280" w:after="0"/>
        <w:rPr>
          <w:rFonts w:ascii="Quattrocento Sans" w:eastAsia="Quattrocento Sans" w:hAnsi="Quattrocento Sans" w:cs="Quattrocento Sans"/>
          <w:sz w:val="21"/>
          <w:szCs w:val="21"/>
        </w:rPr>
      </w:pPr>
      <w:r w:rsidRPr="00D566E8">
        <w:rPr>
          <w:rFonts w:ascii="Quattrocento Sans" w:eastAsia="Quattrocento Sans" w:hAnsi="Quattrocento Sans" w:cs="Quattrocento Sans"/>
          <w:sz w:val="21"/>
          <w:szCs w:val="21"/>
        </w:rPr>
        <w:t>System checks and refinements</w:t>
      </w:r>
    </w:p>
    <w:p w14:paraId="7C8E841C" w14:textId="77777777" w:rsidR="0007265A" w:rsidRDefault="008441D1">
      <w:pPr>
        <w:numPr>
          <w:ilvl w:val="0"/>
          <w:numId w:val="39"/>
        </w:numPr>
        <w:spacing w:after="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Updates aligned with new creative possibilities</w:t>
      </w:r>
    </w:p>
    <w:p w14:paraId="7C8E841D" w14:textId="77777777" w:rsidR="0007265A" w:rsidRDefault="008441D1">
      <w:pPr>
        <w:numPr>
          <w:ilvl w:val="0"/>
          <w:numId w:val="39"/>
        </w:numPr>
        <w:spacing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Long-term collaboration with venue teams</w:t>
      </w:r>
    </w:p>
    <w:p w14:paraId="7C8E841E"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 xml:space="preserve">This ensures that immersive audio remains an </w:t>
      </w:r>
      <w:r>
        <w:rPr>
          <w:rFonts w:ascii="Quattrocento Sans" w:eastAsia="Quattrocento Sans" w:hAnsi="Quattrocento Sans" w:cs="Quattrocento Sans"/>
          <w:b/>
          <w:bCs/>
          <w:sz w:val="21"/>
          <w:szCs w:val="21"/>
        </w:rPr>
        <w:t>asset</w:t>
      </w:r>
      <w:r>
        <w:rPr>
          <w:rFonts w:ascii="Quattrocento Sans" w:eastAsia="Quattrocento Sans" w:hAnsi="Quattrocento Sans" w:cs="Quattrocento Sans"/>
          <w:sz w:val="21"/>
          <w:szCs w:val="21"/>
        </w:rPr>
        <w:t>, not a one-time experiment.</w:t>
      </w:r>
    </w:p>
    <w:p w14:paraId="7C8E841F" w14:textId="77777777" w:rsidR="0007265A" w:rsidRDefault="008441D1">
      <w:pPr>
        <w:spacing w:after="0"/>
        <w:rPr>
          <w:rFonts w:ascii="Quattrocento Sans" w:eastAsia="Quattrocento Sans" w:hAnsi="Quattrocento Sans" w:cs="Quattrocento Sans"/>
          <w:sz w:val="21"/>
          <w:szCs w:val="21"/>
        </w:rPr>
      </w:pPr>
      <w:r>
        <w:pict w14:anchorId="7C8E84D2">
          <v:rect id="_x0000_i1042" style="width:0;height:1.5pt" o:hralign="center" o:hrstd="t" o:hr="t" fillcolor="#a0a0a0" stroked="f"/>
        </w:pict>
      </w:r>
    </w:p>
    <w:p w14:paraId="7C8E8420" w14:textId="77777777" w:rsidR="0007265A" w:rsidRDefault="008441D1">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lastRenderedPageBreak/>
        <w:t>One Ecosystem, Multiple Touchpoints</w:t>
      </w:r>
    </w:p>
    <w:p w14:paraId="7C8E8421"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What distinguishes Spatial Corps is the way our services, software, and technology connect into a coherent whole:</w:t>
      </w:r>
    </w:p>
    <w:p w14:paraId="7C8E8422" w14:textId="16F88C8A" w:rsidR="0007265A" w:rsidRDefault="008441D1">
      <w:pPr>
        <w:numPr>
          <w:ilvl w:val="0"/>
          <w:numId w:val="40"/>
        </w:numPr>
        <w:spacing w:before="280" w:after="0"/>
        <w:rPr>
          <w:rFonts w:ascii="Quattrocento Sans" w:eastAsia="Quattrocento Sans" w:hAnsi="Quattrocento Sans" w:cs="Quattrocento Sans"/>
          <w:sz w:val="21"/>
          <w:szCs w:val="21"/>
        </w:rPr>
      </w:pPr>
      <w:sdt>
        <w:sdtPr>
          <w:tag w:val="goog_rdk_71"/>
          <w:id w:val="2135433444"/>
        </w:sdtPr>
        <w:sdtEndPr/>
        <w:sdtContent/>
      </w:sdt>
      <w:sdt>
        <w:sdtPr>
          <w:tag w:val="goog_rdk_72"/>
          <w:id w:val="1997673114"/>
        </w:sdtPr>
        <w:sdtEndPr/>
        <w:sdtContent/>
      </w:sdt>
      <w:sdt>
        <w:sdtPr>
          <w:tag w:val="goog_rdk_73"/>
          <w:id w:val="993157955"/>
        </w:sdtPr>
        <w:sdtEndPr/>
        <w:sdtContent/>
      </w:sdt>
      <w:r>
        <w:rPr>
          <w:rFonts w:ascii="Quattrocento Sans" w:eastAsia="Quattrocento Sans" w:hAnsi="Quattrocento Sans" w:cs="Quattrocento Sans"/>
          <w:b/>
          <w:bCs/>
          <w:sz w:val="21"/>
          <w:szCs w:val="21"/>
        </w:rPr>
        <w:t xml:space="preserve">Spatial </w:t>
      </w:r>
      <w:r w:rsidRPr="008441D1">
        <w:rPr>
          <w:rFonts w:ascii="Quattrocento Sans" w:eastAsia="Quattrocento Sans" w:hAnsi="Quattrocento Sans" w:cs="Quattrocento Sans"/>
          <w:b/>
          <w:bCs/>
          <w:sz w:val="21"/>
          <w:szCs w:val="21"/>
        </w:rPr>
        <w:t>Club</w:t>
      </w:r>
      <w:r w:rsidRPr="008441D1">
        <w:rPr>
          <w:rFonts w:ascii="Quattrocento Sans" w:eastAsia="Quattrocento Sans" w:hAnsi="Quattrocento Sans" w:cs="Quattrocento Sans"/>
          <w:b/>
          <w:bCs/>
          <w:sz w:val="21"/>
          <w:szCs w:val="21"/>
        </w:rPr>
        <w:t xml:space="preserve"> </w:t>
      </w:r>
      <w:proofErr w:type="spellStart"/>
      <w:r w:rsidRPr="008441D1">
        <w:rPr>
          <w:rFonts w:ascii="Quattrocento Sans" w:eastAsia="Quattrocento Sans" w:hAnsi="Quattrocento Sans" w:cs="Quattrocento Sans"/>
          <w:b/>
          <w:bCs/>
          <w:sz w:val="21"/>
          <w:szCs w:val="21"/>
        </w:rPr>
        <w:t>ecosytem</w:t>
      </w:r>
      <w:proofErr w:type="spellEnd"/>
      <w:r>
        <w:t xml:space="preserve"> </w:t>
      </w:r>
      <w:r>
        <w:rPr>
          <w:rFonts w:ascii="Quattrocento Sans" w:eastAsia="Quattrocento Sans" w:hAnsi="Quattrocento Sans" w:cs="Quattrocento Sans"/>
          <w:sz w:val="21"/>
          <w:szCs w:val="21"/>
        </w:rPr>
        <w:t xml:space="preserve">shapes the </w:t>
      </w:r>
      <w:proofErr w:type="gramStart"/>
      <w:r>
        <w:rPr>
          <w:rFonts w:ascii="Quattrocento Sans" w:eastAsia="Quattrocento Sans" w:hAnsi="Quattrocento Sans" w:cs="Quattrocento Sans"/>
          <w:sz w:val="21"/>
          <w:szCs w:val="21"/>
        </w:rPr>
        <w:t xml:space="preserve">environment </w:t>
      </w:r>
      <w:r>
        <w:rPr>
          <w:rFonts w:ascii="Quattrocento Sans" w:eastAsia="Quattrocento Sans" w:hAnsi="Quattrocento Sans" w:cs="Quattrocento Sans"/>
          <w:sz w:val="21"/>
          <w:szCs w:val="21"/>
        </w:rPr>
        <w:t xml:space="preserve"> and</w:t>
      </w:r>
      <w:proofErr w:type="gramEnd"/>
      <w:r>
        <w:rPr>
          <w:rFonts w:ascii="Quattrocento Sans" w:eastAsia="Quattrocento Sans" w:hAnsi="Quattrocento Sans" w:cs="Quattrocento Sans"/>
          <w:sz w:val="21"/>
          <w:szCs w:val="21"/>
        </w:rPr>
        <w:t xml:space="preserve"> empowers performance</w:t>
      </w:r>
    </w:p>
    <w:p w14:paraId="7C8E8423" w14:textId="77777777" w:rsidR="0007265A" w:rsidRDefault="008441D1">
      <w:pPr>
        <w:numPr>
          <w:ilvl w:val="0"/>
          <w:numId w:val="40"/>
        </w:numPr>
        <w:spacing w:after="28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Our services</w:t>
      </w:r>
      <w:r>
        <w:rPr>
          <w:rFonts w:ascii="Quattrocento Sans" w:eastAsia="Quattrocento Sans" w:hAnsi="Quattrocento Sans" w:cs="Quattrocento Sans"/>
          <w:sz w:val="21"/>
          <w:szCs w:val="21"/>
        </w:rPr>
        <w:t xml:space="preserve"> ensure everything works together—reliably, intuitively, and at professional standards</w:t>
      </w:r>
    </w:p>
    <w:p w14:paraId="7C8E8424"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Each element strengthens the others, creating a self-reinforcing ecosystem centered on experience.</w:t>
      </w:r>
    </w:p>
    <w:p w14:paraId="7C8E842D" w14:textId="77777777" w:rsidR="0007265A" w:rsidRDefault="008441D1">
      <w:pPr>
        <w:spacing w:after="0"/>
        <w:rPr>
          <w:rFonts w:ascii="Quattrocento Sans" w:eastAsia="Quattrocento Sans" w:hAnsi="Quattrocento Sans" w:cs="Quattrocento Sans"/>
          <w:sz w:val="21"/>
          <w:szCs w:val="21"/>
        </w:rPr>
      </w:pPr>
      <w:r>
        <w:pict w14:anchorId="7C8E84D4">
          <v:rect id="_x0000_i1044" style="width:0;height:1.5pt" o:hralign="center" o:hrstd="t" o:hr="t" fillcolor="#a0a0a0" stroked="f"/>
        </w:pict>
      </w:r>
    </w:p>
    <w:p w14:paraId="7C8E842E" w14:textId="77777777" w:rsidR="0007265A" w:rsidRDefault="008441D1">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The Result</w:t>
      </w:r>
    </w:p>
    <w:p w14:paraId="7C8E842F"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For club owners, our services deliver:</w:t>
      </w:r>
    </w:p>
    <w:p w14:paraId="7C8E8430" w14:textId="77777777" w:rsidR="0007265A" w:rsidRDefault="008441D1">
      <w:pPr>
        <w:numPr>
          <w:ilvl w:val="0"/>
          <w:numId w:val="3"/>
        </w:numPr>
        <w:spacing w:before="280" w:after="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A clear path to elevate their venue</w:t>
      </w:r>
    </w:p>
    <w:p w14:paraId="7C8E8431" w14:textId="77777777" w:rsidR="0007265A" w:rsidRDefault="008441D1">
      <w:pPr>
        <w:numPr>
          <w:ilvl w:val="0"/>
          <w:numId w:val="3"/>
        </w:numPr>
        <w:spacing w:after="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Measurable experiential impact</w:t>
      </w:r>
    </w:p>
    <w:p w14:paraId="7C8E8432" w14:textId="77777777" w:rsidR="0007265A" w:rsidRDefault="008441D1">
      <w:pPr>
        <w:numPr>
          <w:ilvl w:val="0"/>
          <w:numId w:val="3"/>
        </w:numPr>
        <w:spacing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Technology that fits their reality</w:t>
      </w:r>
    </w:p>
    <w:p w14:paraId="7C8E8433"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For DJs, they offer:</w:t>
      </w:r>
    </w:p>
    <w:p w14:paraId="7C8E8434" w14:textId="77777777" w:rsidR="0007265A" w:rsidRDefault="008441D1">
      <w:pPr>
        <w:numPr>
          <w:ilvl w:val="0"/>
          <w:numId w:val="4"/>
        </w:numPr>
        <w:spacing w:before="280" w:after="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New expressive tools</w:t>
      </w:r>
    </w:p>
    <w:p w14:paraId="7C8E8435" w14:textId="77777777" w:rsidR="0007265A" w:rsidRDefault="008441D1">
      <w:pPr>
        <w:numPr>
          <w:ilvl w:val="0"/>
          <w:numId w:val="4"/>
        </w:numPr>
        <w:spacing w:after="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A deeper connection with the audience</w:t>
      </w:r>
    </w:p>
    <w:p w14:paraId="7C8E8436" w14:textId="77777777" w:rsidR="0007265A" w:rsidRDefault="008441D1">
      <w:pPr>
        <w:numPr>
          <w:ilvl w:val="0"/>
          <w:numId w:val="4"/>
        </w:numPr>
        <w:spacing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A truly immersive canvas for performance</w:t>
      </w:r>
    </w:p>
    <w:p w14:paraId="7C8E8437" w14:textId="77777777" w:rsidR="0007265A" w:rsidRDefault="008441D1">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 xml:space="preserve">For audiences, the result is simple: </w:t>
      </w:r>
      <w:r>
        <w:rPr>
          <w:rFonts w:ascii="Quattrocento Sans" w:eastAsia="Quattrocento Sans" w:hAnsi="Quattrocento Sans" w:cs="Quattrocento Sans"/>
          <w:b/>
          <w:bCs/>
          <w:sz w:val="21"/>
          <w:szCs w:val="21"/>
        </w:rPr>
        <w:t>sound that moves, surrounds, and stays with them.</w:t>
      </w:r>
    </w:p>
    <w:sectPr w:rsidR="0007265A">
      <w:pgSz w:w="11906" w:h="16838"/>
      <w:pgMar w:top="1417"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D719081-675C-4899-98BF-162AEB3FE089}"/>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A9318CB7-6A38-4F07-AAB0-0FFF75532171}"/>
    <w:embedBold r:id="rId3" w:fontKey="{27BBF088-D745-4D87-B571-E37E233A1DF2}"/>
    <w:embedItalic r:id="rId4" w:fontKey="{E2BD7CC0-4791-4CB0-BE1C-9BDCAD1FC209}"/>
  </w:font>
  <w:font w:name="Play">
    <w:charset w:val="00"/>
    <w:family w:val="auto"/>
    <w:pitch w:val="default"/>
    <w:embedRegular r:id="rId5" w:fontKey="{C16BE260-50CE-48D1-9A3A-B5E4FD44E338}"/>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6" w:fontKey="{6E880177-B104-4952-A7EB-A39082090FA5}"/>
    <w:embedBold r:id="rId7" w:fontKey="{DF4F7790-FDAA-4C79-AA29-27B43ACC53B7}"/>
    <w:embedItalic r:id="rId8" w:fontKey="{67C11C4B-2909-4BD7-8858-56223ED5D00A}"/>
  </w:font>
  <w:font w:name="Calibri">
    <w:panose1 w:val="020F0502020204030204"/>
    <w:charset w:val="00"/>
    <w:family w:val="swiss"/>
    <w:pitch w:val="variable"/>
    <w:sig w:usb0="E4002EFF" w:usb1="C200247B" w:usb2="00000009" w:usb3="00000000" w:csb0="000001FF" w:csb1="00000000"/>
    <w:embedRegular r:id="rId9" w:fontKey="{6B14FB18-15C9-423B-B5EE-46F4C953A5B5}"/>
  </w:font>
  <w:font w:name="Cambria">
    <w:panose1 w:val="02040503050406030204"/>
    <w:charset w:val="00"/>
    <w:family w:val="roman"/>
    <w:pitch w:val="variable"/>
    <w:sig w:usb0="E00006FF" w:usb1="420024FF" w:usb2="02000000" w:usb3="00000000" w:csb0="0000019F" w:csb1="00000000"/>
    <w:embedRegular r:id="rId10" w:fontKey="{EC2BC718-139F-4A67-87CC-1548D80281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6A4"/>
    <w:multiLevelType w:val="multilevel"/>
    <w:tmpl w:val="748241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EB3682"/>
    <w:multiLevelType w:val="multilevel"/>
    <w:tmpl w:val="AEEAF5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24F46DB"/>
    <w:multiLevelType w:val="multilevel"/>
    <w:tmpl w:val="AAC6EB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81D72C2"/>
    <w:multiLevelType w:val="multilevel"/>
    <w:tmpl w:val="A08800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8460B23"/>
    <w:multiLevelType w:val="multilevel"/>
    <w:tmpl w:val="F58480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8C06206"/>
    <w:multiLevelType w:val="multilevel"/>
    <w:tmpl w:val="8F3A4C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2CF4F9A"/>
    <w:multiLevelType w:val="multilevel"/>
    <w:tmpl w:val="33FCA7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071F04"/>
    <w:multiLevelType w:val="multilevel"/>
    <w:tmpl w:val="2EE2F7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B0244D2"/>
    <w:multiLevelType w:val="multilevel"/>
    <w:tmpl w:val="EC02B6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0AE59A9"/>
    <w:multiLevelType w:val="multilevel"/>
    <w:tmpl w:val="D44E73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2164F21"/>
    <w:multiLevelType w:val="multilevel"/>
    <w:tmpl w:val="EFDA33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4B44917"/>
    <w:multiLevelType w:val="multilevel"/>
    <w:tmpl w:val="6E204B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9804793"/>
    <w:multiLevelType w:val="multilevel"/>
    <w:tmpl w:val="29527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BBF7204"/>
    <w:multiLevelType w:val="multilevel"/>
    <w:tmpl w:val="CB062E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4D17BAC"/>
    <w:multiLevelType w:val="multilevel"/>
    <w:tmpl w:val="8C44B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59D7841"/>
    <w:multiLevelType w:val="multilevel"/>
    <w:tmpl w:val="712031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6F74F86"/>
    <w:multiLevelType w:val="multilevel"/>
    <w:tmpl w:val="2F9E0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9511F0A"/>
    <w:multiLevelType w:val="multilevel"/>
    <w:tmpl w:val="D3C25A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95F41D4"/>
    <w:multiLevelType w:val="multilevel"/>
    <w:tmpl w:val="21DC71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F9867D9"/>
    <w:multiLevelType w:val="multilevel"/>
    <w:tmpl w:val="8E0600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16C04CD"/>
    <w:multiLevelType w:val="multilevel"/>
    <w:tmpl w:val="D14CD3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58962E3"/>
    <w:multiLevelType w:val="multilevel"/>
    <w:tmpl w:val="E40671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6642071"/>
    <w:multiLevelType w:val="multilevel"/>
    <w:tmpl w:val="A934C6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6770056"/>
    <w:multiLevelType w:val="multilevel"/>
    <w:tmpl w:val="2298A6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2C21475"/>
    <w:multiLevelType w:val="multilevel"/>
    <w:tmpl w:val="DD98B4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61C4369"/>
    <w:multiLevelType w:val="multilevel"/>
    <w:tmpl w:val="9D94DA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8AC1444"/>
    <w:multiLevelType w:val="multilevel"/>
    <w:tmpl w:val="3D1019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8CA79DD"/>
    <w:multiLevelType w:val="multilevel"/>
    <w:tmpl w:val="E79A8E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CFF6CBD"/>
    <w:multiLevelType w:val="multilevel"/>
    <w:tmpl w:val="A18AD616"/>
    <w:lvl w:ilvl="0">
      <w:start w:val="1"/>
      <w:numFmt w:val="bullet"/>
      <w:lvlText w:val="●"/>
      <w:lvlJc w:val="left"/>
      <w:pPr>
        <w:ind w:left="720" w:hanging="360"/>
      </w:pPr>
      <w:rPr>
        <w:rFonts w:ascii="Noto Sans Symbols" w:eastAsia="Noto Sans Symbols" w:hAnsi="Noto Sans Symbols" w:cs="Noto Sans Symbols"/>
        <w:sz w:val="20"/>
        <w:szCs w:val="20"/>
        <w:u w:val="none"/>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D913F56"/>
    <w:multiLevelType w:val="multilevel"/>
    <w:tmpl w:val="25CC57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E7907D9"/>
    <w:multiLevelType w:val="multilevel"/>
    <w:tmpl w:val="8D6045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F521DA4"/>
    <w:multiLevelType w:val="multilevel"/>
    <w:tmpl w:val="CD92E5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508345E"/>
    <w:multiLevelType w:val="multilevel"/>
    <w:tmpl w:val="719ABE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B94513D"/>
    <w:multiLevelType w:val="multilevel"/>
    <w:tmpl w:val="CD62AD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BA6124A"/>
    <w:multiLevelType w:val="multilevel"/>
    <w:tmpl w:val="C85AA9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324027D"/>
    <w:multiLevelType w:val="multilevel"/>
    <w:tmpl w:val="3FF881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3A71BCE"/>
    <w:multiLevelType w:val="multilevel"/>
    <w:tmpl w:val="E8967C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4971835"/>
    <w:multiLevelType w:val="multilevel"/>
    <w:tmpl w:val="C24A20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6EA33CC"/>
    <w:multiLevelType w:val="multilevel"/>
    <w:tmpl w:val="CA329E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9FC0F85"/>
    <w:multiLevelType w:val="multilevel"/>
    <w:tmpl w:val="3490DE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61586656">
    <w:abstractNumId w:val="2"/>
  </w:num>
  <w:num w:numId="2" w16cid:durableId="310182992">
    <w:abstractNumId w:val="30"/>
  </w:num>
  <w:num w:numId="3" w16cid:durableId="245505135">
    <w:abstractNumId w:val="25"/>
  </w:num>
  <w:num w:numId="4" w16cid:durableId="197088088">
    <w:abstractNumId w:val="8"/>
  </w:num>
  <w:num w:numId="5" w16cid:durableId="1940983632">
    <w:abstractNumId w:val="13"/>
  </w:num>
  <w:num w:numId="6" w16cid:durableId="1096901673">
    <w:abstractNumId w:val="35"/>
  </w:num>
  <w:num w:numId="7" w16cid:durableId="865483914">
    <w:abstractNumId w:val="22"/>
  </w:num>
  <w:num w:numId="8" w16cid:durableId="1734892980">
    <w:abstractNumId w:val="10"/>
  </w:num>
  <w:num w:numId="9" w16cid:durableId="615601294">
    <w:abstractNumId w:val="12"/>
  </w:num>
  <w:num w:numId="10" w16cid:durableId="1974828168">
    <w:abstractNumId w:val="18"/>
  </w:num>
  <w:num w:numId="11" w16cid:durableId="1179124529">
    <w:abstractNumId w:val="0"/>
  </w:num>
  <w:num w:numId="12" w16cid:durableId="941185458">
    <w:abstractNumId w:val="1"/>
  </w:num>
  <w:num w:numId="13" w16cid:durableId="703867278">
    <w:abstractNumId w:val="36"/>
  </w:num>
  <w:num w:numId="14" w16cid:durableId="1662269656">
    <w:abstractNumId w:val="9"/>
  </w:num>
  <w:num w:numId="15" w16cid:durableId="76096625">
    <w:abstractNumId w:val="29"/>
  </w:num>
  <w:num w:numId="16" w16cid:durableId="686904594">
    <w:abstractNumId w:val="33"/>
  </w:num>
  <w:num w:numId="17" w16cid:durableId="1301762208">
    <w:abstractNumId w:val="39"/>
  </w:num>
  <w:num w:numId="18" w16cid:durableId="1740978184">
    <w:abstractNumId w:val="11"/>
  </w:num>
  <w:num w:numId="19" w16cid:durableId="666205469">
    <w:abstractNumId w:val="17"/>
  </w:num>
  <w:num w:numId="20" w16cid:durableId="745689311">
    <w:abstractNumId w:val="32"/>
  </w:num>
  <w:num w:numId="21" w16cid:durableId="773020502">
    <w:abstractNumId w:val="21"/>
  </w:num>
  <w:num w:numId="22" w16cid:durableId="723336211">
    <w:abstractNumId w:val="16"/>
  </w:num>
  <w:num w:numId="23" w16cid:durableId="154492925">
    <w:abstractNumId w:val="23"/>
  </w:num>
  <w:num w:numId="24" w16cid:durableId="1003702726">
    <w:abstractNumId w:val="38"/>
  </w:num>
  <w:num w:numId="25" w16cid:durableId="585109946">
    <w:abstractNumId w:val="37"/>
  </w:num>
  <w:num w:numId="26" w16cid:durableId="1964267374">
    <w:abstractNumId w:val="19"/>
  </w:num>
  <w:num w:numId="27" w16cid:durableId="1184899496">
    <w:abstractNumId w:val="24"/>
  </w:num>
  <w:num w:numId="28" w16cid:durableId="348945725">
    <w:abstractNumId w:val="7"/>
  </w:num>
  <w:num w:numId="29" w16cid:durableId="52774467">
    <w:abstractNumId w:val="28"/>
  </w:num>
  <w:num w:numId="30" w16cid:durableId="1806463783">
    <w:abstractNumId w:val="6"/>
  </w:num>
  <w:num w:numId="31" w16cid:durableId="2086805845">
    <w:abstractNumId w:val="5"/>
  </w:num>
  <w:num w:numId="32" w16cid:durableId="143596012">
    <w:abstractNumId w:val="3"/>
  </w:num>
  <w:num w:numId="33" w16cid:durableId="1869875525">
    <w:abstractNumId w:val="34"/>
  </w:num>
  <w:num w:numId="34" w16cid:durableId="1816951592">
    <w:abstractNumId w:val="14"/>
  </w:num>
  <w:num w:numId="35" w16cid:durableId="1426926794">
    <w:abstractNumId w:val="20"/>
  </w:num>
  <w:num w:numId="36" w16cid:durableId="1509178115">
    <w:abstractNumId w:val="4"/>
  </w:num>
  <w:num w:numId="37" w16cid:durableId="1897279769">
    <w:abstractNumId w:val="15"/>
  </w:num>
  <w:num w:numId="38" w16cid:durableId="2025940629">
    <w:abstractNumId w:val="26"/>
  </w:num>
  <w:num w:numId="39" w16cid:durableId="360591266">
    <w:abstractNumId w:val="31"/>
  </w:num>
  <w:num w:numId="40" w16cid:durableId="12856913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65A"/>
    <w:rsid w:val="0007265A"/>
    <w:rsid w:val="002B3A2D"/>
    <w:rsid w:val="005A6406"/>
    <w:rsid w:val="005C4B93"/>
    <w:rsid w:val="005E31F5"/>
    <w:rsid w:val="00640FD6"/>
    <w:rsid w:val="00644E58"/>
    <w:rsid w:val="006B5C45"/>
    <w:rsid w:val="00766854"/>
    <w:rsid w:val="00784A98"/>
    <w:rsid w:val="008441D1"/>
    <w:rsid w:val="00B953D5"/>
    <w:rsid w:val="00C85C0C"/>
    <w:rsid w:val="00D33D5D"/>
    <w:rsid w:val="00D566E8"/>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shapelayout>
  </w:shapeDefaults>
  <w:decimalSymbol w:val="."/>
  <w:listSeparator w:val=";"/>
  <w14:docId w14:val="7C8E834A"/>
  <w15:docId w15:val="{605E9906-11AF-482D-A922-AC09A8088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it-C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360" w:after="80"/>
      <w:outlineLvl w:val="0"/>
    </w:pPr>
    <w:rPr>
      <w:rFonts w:ascii="Play" w:eastAsia="Play" w:hAnsi="Play" w:cs="Play"/>
      <w:color w:val="0F4761"/>
      <w:sz w:val="40"/>
      <w:szCs w:val="40"/>
    </w:rPr>
  </w:style>
  <w:style w:type="paragraph" w:styleId="Titolo2">
    <w:name w:val="heading 2"/>
    <w:basedOn w:val="Normale"/>
    <w:next w:val="Normale"/>
    <w:uiPriority w:val="9"/>
    <w:semiHidden/>
    <w:unhideWhenUsed/>
    <w:qFormat/>
    <w:pPr>
      <w:keepNext/>
      <w:keepLines/>
      <w:spacing w:before="160" w:after="80"/>
      <w:outlineLvl w:val="1"/>
    </w:pPr>
    <w:rPr>
      <w:rFonts w:ascii="Play" w:eastAsia="Play" w:hAnsi="Play" w:cs="Play"/>
      <w:color w:val="0F4761"/>
      <w:sz w:val="32"/>
      <w:szCs w:val="32"/>
    </w:rPr>
  </w:style>
  <w:style w:type="paragraph" w:styleId="Titolo3">
    <w:name w:val="heading 3"/>
    <w:basedOn w:val="Normale"/>
    <w:next w:val="Normale"/>
    <w:uiPriority w:val="9"/>
    <w:semiHidden/>
    <w:unhideWhenUsed/>
    <w:qFormat/>
    <w:pPr>
      <w:keepNext/>
      <w:keepLines/>
      <w:spacing w:before="160" w:after="80"/>
      <w:outlineLvl w:val="2"/>
    </w:pPr>
    <w:rPr>
      <w:color w:val="0F4761"/>
      <w:sz w:val="28"/>
      <w:szCs w:val="28"/>
    </w:rPr>
  </w:style>
  <w:style w:type="paragraph" w:styleId="Titolo4">
    <w:name w:val="heading 4"/>
    <w:basedOn w:val="Normale"/>
    <w:next w:val="Normale"/>
    <w:uiPriority w:val="9"/>
    <w:semiHidden/>
    <w:unhideWhenUsed/>
    <w:qFormat/>
    <w:pPr>
      <w:keepNext/>
      <w:keepLines/>
      <w:spacing w:before="80" w:after="40"/>
      <w:outlineLvl w:val="3"/>
    </w:pPr>
    <w:rPr>
      <w:i/>
      <w:iCs/>
      <w:color w:val="0F4761"/>
    </w:rPr>
  </w:style>
  <w:style w:type="paragraph" w:styleId="Titolo5">
    <w:name w:val="heading 5"/>
    <w:basedOn w:val="Normale"/>
    <w:next w:val="Normale"/>
    <w:uiPriority w:val="9"/>
    <w:semiHidden/>
    <w:unhideWhenUsed/>
    <w:qFormat/>
    <w:pPr>
      <w:keepNext/>
      <w:keepLines/>
      <w:spacing w:before="80" w:after="40"/>
      <w:outlineLvl w:val="4"/>
    </w:pPr>
    <w:rPr>
      <w:color w:val="0F4761"/>
    </w:rPr>
  </w:style>
  <w:style w:type="paragraph" w:styleId="Titolo6">
    <w:name w:val="heading 6"/>
    <w:basedOn w:val="Normale"/>
    <w:next w:val="Normale"/>
    <w:uiPriority w:val="9"/>
    <w:semiHidden/>
    <w:unhideWhenUsed/>
    <w:qFormat/>
    <w:pPr>
      <w:keepNext/>
      <w:keepLines/>
      <w:spacing w:before="40" w:after="0"/>
      <w:outlineLvl w:val="5"/>
    </w:pPr>
    <w:rPr>
      <w:i/>
      <w:iCs/>
      <w:color w:val="595959"/>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spacing w:after="80" w:line="240" w:lineRule="auto"/>
    </w:pPr>
    <w:rPr>
      <w:rFonts w:ascii="Play" w:eastAsia="Play" w:hAnsi="Play" w:cs="Play"/>
      <w:sz w:val="56"/>
      <w:szCs w:val="56"/>
    </w:rPr>
  </w:style>
  <w:style w:type="paragraph" w:styleId="Sottotitolo">
    <w:name w:val="Subtitle"/>
    <w:basedOn w:val="Normale"/>
    <w:next w:val="Normale"/>
    <w:uiPriority w:val="11"/>
    <w:qFormat/>
    <w:rPr>
      <w:color w:val="595959"/>
      <w:sz w:val="28"/>
      <w:szCs w:val="28"/>
    </w:rPr>
  </w:style>
  <w:style w:type="paragraph" w:styleId="Testocommento">
    <w:name w:val="annotation text"/>
    <w:basedOn w:val="Normale"/>
    <w:link w:val="TestocommentoCarattere"/>
    <w:uiPriority w:val="99"/>
    <w:semiHidden/>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Pr>
      <w:sz w:val="20"/>
      <w:szCs w:val="20"/>
    </w:rPr>
  </w:style>
  <w:style w:type="character" w:styleId="Rimandocommento">
    <w:name w:val="annotation reference"/>
    <w:basedOn w:val="Carpredefinitoparagraf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7j2IPDIlgGMp5yXvDp887gZzxQ==">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1745</Words>
  <Characters>9949</Characters>
  <Application>Microsoft Office Word</Application>
  <DocSecurity>0</DocSecurity>
  <Lines>82</Lines>
  <Paragraphs>23</Paragraphs>
  <ScaleCrop>false</ScaleCrop>
  <Company/>
  <LinksUpToDate>false</LinksUpToDate>
  <CharactersWithSpaces>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Mocchetti, Federico</cp:lastModifiedBy>
  <cp:revision>14</cp:revision>
  <dcterms:created xsi:type="dcterms:W3CDTF">2026-04-25T17:23:00Z</dcterms:created>
  <dcterms:modified xsi:type="dcterms:W3CDTF">2026-04-25T17:39:00Z</dcterms:modified>
</cp:coreProperties>
</file>